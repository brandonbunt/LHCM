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D987D" w14:textId="5846386C" w:rsidR="008258CD" w:rsidRDefault="00DB436A" w:rsidP="00353465">
      <w:pPr>
        <w:jc w:val="right"/>
        <w:rPr>
          <w:rFonts w:ascii="Arial" w:hAnsi="Arial" w:cs="Arial"/>
          <w:b/>
          <w:bCs/>
        </w:rPr>
      </w:pPr>
      <w:bookmarkStart w:id="0" w:name="PutDocumentNumberHere"/>
      <w:r>
        <w:rPr>
          <w:rFonts w:ascii="Verdana" w:hAnsi="Verdana"/>
        </w:rPr>
        <w:br/>
      </w:r>
      <w:r w:rsidR="00353465" w:rsidRPr="00353465">
        <w:rPr>
          <w:rFonts w:ascii="Arial" w:hAnsi="Arial" w:cs="Arial"/>
          <w:b/>
          <w:bCs/>
        </w:rPr>
        <w:t xml:space="preserve">Proceedings of the ASME </w:t>
      </w:r>
      <w:r w:rsidR="0037640B">
        <w:rPr>
          <w:rFonts w:ascii="Arial" w:hAnsi="Arial" w:cs="Arial"/>
          <w:b/>
          <w:bCs/>
        </w:rPr>
        <w:t>2024</w:t>
      </w:r>
      <w:r w:rsidR="00353465" w:rsidRPr="00353465">
        <w:rPr>
          <w:rFonts w:ascii="Arial" w:hAnsi="Arial" w:cs="Arial"/>
          <w:b/>
          <w:bCs/>
        </w:rPr>
        <w:t xml:space="preserve"> </w:t>
      </w:r>
    </w:p>
    <w:p w14:paraId="2F0FB8F2" w14:textId="47235286" w:rsidR="00353465" w:rsidRDefault="0037640B" w:rsidP="00353465">
      <w:pPr>
        <w:jc w:val="right"/>
        <w:rPr>
          <w:rFonts w:ascii="Arial" w:hAnsi="Arial" w:cs="Arial"/>
          <w:b/>
          <w:bCs/>
        </w:rPr>
      </w:pPr>
      <w:r w:rsidRPr="0037640B">
        <w:rPr>
          <w:rFonts w:ascii="Arial" w:hAnsi="Arial" w:cs="Arial"/>
          <w:b/>
          <w:bCs/>
        </w:rPr>
        <w:t>Heat Transfer Summer Conference</w:t>
      </w:r>
      <w:r w:rsidR="00353465" w:rsidRPr="00353465">
        <w:rPr>
          <w:rFonts w:ascii="Arial" w:hAnsi="Arial" w:cs="Arial"/>
          <w:b/>
          <w:bCs/>
        </w:rPr>
        <w:t xml:space="preserve">  </w:t>
      </w:r>
    </w:p>
    <w:p w14:paraId="0936E4F9" w14:textId="0BB580DC" w:rsidR="00353465" w:rsidRPr="00353465" w:rsidRDefault="0037640B" w:rsidP="00353465">
      <w:pPr>
        <w:jc w:val="right"/>
        <w:rPr>
          <w:rFonts w:ascii="Arial" w:hAnsi="Arial" w:cs="Arial"/>
          <w:b/>
          <w:bCs/>
        </w:rPr>
      </w:pPr>
      <w:r>
        <w:rPr>
          <w:rFonts w:ascii="Arial" w:hAnsi="Arial" w:cs="Arial"/>
          <w:b/>
          <w:bCs/>
        </w:rPr>
        <w:t>SHTC2024</w:t>
      </w:r>
    </w:p>
    <w:p w14:paraId="19FADBC2" w14:textId="5252E10F" w:rsidR="00A5037A" w:rsidRDefault="00353465" w:rsidP="00353465">
      <w:pPr>
        <w:jc w:val="right"/>
        <w:rPr>
          <w:rFonts w:ascii="Arial" w:hAnsi="Arial" w:cs="Arial"/>
          <w:b/>
          <w:bCs/>
        </w:rPr>
      </w:pPr>
      <w:r w:rsidRPr="00353465">
        <w:rPr>
          <w:rFonts w:ascii="Arial" w:hAnsi="Arial" w:cs="Arial"/>
          <w:b/>
          <w:bCs/>
        </w:rPr>
        <w:t xml:space="preserve"> </w:t>
      </w:r>
      <w:r w:rsidR="0037640B">
        <w:rPr>
          <w:rFonts w:ascii="Arial" w:hAnsi="Arial" w:cs="Arial"/>
          <w:b/>
          <w:bCs/>
        </w:rPr>
        <w:t>July</w:t>
      </w:r>
      <w:r w:rsidRPr="00353465">
        <w:rPr>
          <w:rFonts w:ascii="Arial" w:hAnsi="Arial" w:cs="Arial"/>
          <w:b/>
          <w:bCs/>
        </w:rPr>
        <w:t xml:space="preserve"> </w:t>
      </w:r>
      <w:r w:rsidR="00405701">
        <w:rPr>
          <w:rFonts w:ascii="Arial" w:hAnsi="Arial" w:cs="Arial"/>
          <w:b/>
          <w:bCs/>
        </w:rPr>
        <w:t>11</w:t>
      </w:r>
      <w:r w:rsidRPr="00353465">
        <w:rPr>
          <w:rFonts w:ascii="Arial" w:hAnsi="Arial" w:cs="Arial"/>
          <w:b/>
          <w:bCs/>
        </w:rPr>
        <w:t xml:space="preserve">-14, </w:t>
      </w:r>
      <w:r w:rsidR="0037640B">
        <w:rPr>
          <w:rFonts w:ascii="Arial" w:hAnsi="Arial" w:cs="Arial"/>
          <w:b/>
          <w:bCs/>
        </w:rPr>
        <w:t>2024</w:t>
      </w:r>
      <w:r w:rsidRPr="00353465">
        <w:rPr>
          <w:rFonts w:ascii="Arial" w:hAnsi="Arial" w:cs="Arial"/>
          <w:b/>
          <w:bCs/>
        </w:rPr>
        <w:t xml:space="preserve">, </w:t>
      </w:r>
      <w:r w:rsidR="0037640B">
        <w:rPr>
          <w:rFonts w:ascii="Arial" w:hAnsi="Arial" w:cs="Arial"/>
          <w:b/>
          <w:bCs/>
        </w:rPr>
        <w:t>Anaheim</w:t>
      </w:r>
      <w:r w:rsidRPr="00353465">
        <w:rPr>
          <w:rFonts w:ascii="Arial" w:hAnsi="Arial" w:cs="Arial"/>
          <w:b/>
          <w:bCs/>
        </w:rPr>
        <w:t xml:space="preserve">, </w:t>
      </w:r>
      <w:r w:rsidR="0037640B">
        <w:rPr>
          <w:rFonts w:ascii="Arial" w:hAnsi="Arial" w:cs="Arial"/>
          <w:b/>
          <w:bCs/>
        </w:rPr>
        <w:t>CA</w:t>
      </w:r>
      <w:r w:rsidRPr="00353465">
        <w:rPr>
          <w:rFonts w:ascii="Arial" w:hAnsi="Arial" w:cs="Arial"/>
          <w:b/>
          <w:bCs/>
        </w:rPr>
        <w:t>, USA</w:t>
      </w:r>
    </w:p>
    <w:p w14:paraId="47CD56E6" w14:textId="77777777" w:rsidR="00A5037A" w:rsidRDefault="00A5037A" w:rsidP="001B6435">
      <w:pPr>
        <w:jc w:val="right"/>
        <w:rPr>
          <w:rFonts w:ascii="Arial" w:hAnsi="Arial" w:cs="Arial"/>
          <w:b/>
          <w:bCs/>
        </w:rPr>
      </w:pPr>
    </w:p>
    <w:p w14:paraId="2B8BA2F4" w14:textId="77777777" w:rsidR="00241239" w:rsidRDefault="00241239" w:rsidP="001B6435">
      <w:pPr>
        <w:jc w:val="right"/>
        <w:rPr>
          <w:rFonts w:ascii="Arial" w:hAnsi="Arial" w:cs="Arial"/>
          <w:b/>
          <w:sz w:val="32"/>
          <w:szCs w:val="32"/>
        </w:rPr>
      </w:pPr>
    </w:p>
    <w:p w14:paraId="26F7259C" w14:textId="7F6D3D4F" w:rsidR="008B61D2" w:rsidRPr="00A5037A" w:rsidRDefault="0037640B" w:rsidP="001B6435">
      <w:pPr>
        <w:jc w:val="right"/>
        <w:rPr>
          <w:rFonts w:ascii="Arial" w:hAnsi="Arial" w:cs="Arial"/>
          <w:b/>
          <w:sz w:val="32"/>
          <w:szCs w:val="32"/>
        </w:rPr>
      </w:pPr>
      <w:r w:rsidRPr="0037640B">
        <w:rPr>
          <w:rFonts w:ascii="Arial" w:hAnsi="Arial" w:cs="Arial"/>
          <w:b/>
          <w:sz w:val="32"/>
          <w:szCs w:val="32"/>
        </w:rPr>
        <w:t>SHTC2024-1319</w:t>
      </w:r>
      <w:r w:rsidR="00A06AEF">
        <w:rPr>
          <w:rFonts w:ascii="Arial" w:hAnsi="Arial" w:cs="Arial"/>
          <w:b/>
          <w:sz w:val="32"/>
          <w:szCs w:val="32"/>
        </w:rPr>
        <w:t>04</w:t>
      </w:r>
    </w:p>
    <w:bookmarkEnd w:id="0"/>
    <w:p w14:paraId="726AA9A3" w14:textId="77777777" w:rsidR="008B61D2" w:rsidRPr="00A5037A" w:rsidRDefault="008B61D2">
      <w:pPr>
        <w:rPr>
          <w:rFonts w:ascii="Arial" w:hAnsi="Arial" w:cs="Arial"/>
          <w:b/>
          <w:sz w:val="32"/>
          <w:szCs w:val="32"/>
        </w:rPr>
        <w:sectPr w:rsidR="008B61D2" w:rsidRPr="00A5037A" w:rsidSect="00370D2F">
          <w:footerReference w:type="default" r:id="rId8"/>
          <w:type w:val="continuous"/>
          <w:pgSz w:w="12240" w:h="15840"/>
          <w:pgMar w:top="720" w:right="720" w:bottom="1440" w:left="720" w:header="720" w:footer="720" w:gutter="0"/>
          <w:cols w:space="720"/>
        </w:sectPr>
      </w:pPr>
    </w:p>
    <w:p w14:paraId="00FAB580" w14:textId="38F72B44" w:rsidR="00FB6E1D" w:rsidRPr="00FB6E1D" w:rsidRDefault="00F666A7" w:rsidP="00FB6E1D">
      <w:pPr>
        <w:pStyle w:val="Title"/>
        <w:rPr>
          <w:sz w:val="20"/>
        </w:rPr>
      </w:pPr>
      <w:r>
        <w:rPr>
          <w:rStyle w:val="normaltextrun"/>
          <w:color w:val="000000"/>
          <w:sz w:val="22"/>
          <w:szCs w:val="22"/>
          <w:shd w:val="clear" w:color="auto" w:fill="FFFFFF"/>
        </w:rPr>
        <w:t>IMPROVEMENT OF A LOW-COST APPARATUS FOR MEASURING THERMAL CONDUCTIVITIES OF SOLIDS AT STEADY-STATE</w:t>
      </w:r>
      <w:r>
        <w:rPr>
          <w:rStyle w:val="eop"/>
          <w:color w:val="000000"/>
          <w:sz w:val="22"/>
          <w:szCs w:val="22"/>
          <w:shd w:val="clear" w:color="auto" w:fill="FFFFFF"/>
        </w:rPr>
        <w:t> </w:t>
      </w:r>
      <w:r w:rsidR="00FB6E1D">
        <w:rPr>
          <w:sz w:val="22"/>
          <w:szCs w:val="22"/>
        </w:rPr>
        <w:br/>
      </w:r>
      <w:r w:rsidR="00FB6E1D">
        <w:rPr>
          <w:sz w:val="22"/>
          <w:szCs w:val="22"/>
        </w:rPr>
        <w:br/>
      </w:r>
    </w:p>
    <w:p w14:paraId="2D11968A" w14:textId="327A7917" w:rsidR="00FB6E1D" w:rsidRPr="00FB6E1D" w:rsidRDefault="0037640B" w:rsidP="00FB6E1D">
      <w:pPr>
        <w:suppressAutoHyphens w:val="0"/>
        <w:overflowPunct/>
        <w:jc w:val="center"/>
        <w:textAlignment w:val="auto"/>
        <w:rPr>
          <w:rFonts w:ascii="Arial" w:hAnsi="Arial" w:cs="Arial"/>
          <w:b/>
          <w:color w:val="000000"/>
          <w:kern w:val="0"/>
        </w:rPr>
      </w:pPr>
      <w:r>
        <w:rPr>
          <w:rFonts w:ascii="Arial" w:hAnsi="Arial" w:cs="Arial"/>
          <w:b/>
          <w:bCs/>
          <w:color w:val="000000"/>
          <w:kern w:val="0"/>
        </w:rPr>
        <w:t>Brandon Bunt</w:t>
      </w:r>
      <w:r w:rsidR="00FB6E1D" w:rsidRPr="00FB6E1D">
        <w:rPr>
          <w:rFonts w:ascii="Arial" w:hAnsi="Arial" w:cs="Arial"/>
          <w:b/>
          <w:bCs/>
          <w:color w:val="000000"/>
          <w:kern w:val="0"/>
        </w:rPr>
        <w:t xml:space="preserve">, </w:t>
      </w:r>
      <w:r>
        <w:rPr>
          <w:rFonts w:ascii="Arial" w:hAnsi="Arial" w:cs="Arial"/>
          <w:b/>
          <w:bCs/>
          <w:color w:val="000000"/>
          <w:kern w:val="0"/>
        </w:rPr>
        <w:t>Kamau Wright, Benjamin Davis</w:t>
      </w:r>
    </w:p>
    <w:p w14:paraId="16C8F7F7" w14:textId="77777777" w:rsidR="00FB6E1D" w:rsidRPr="00FB6E1D" w:rsidRDefault="00FB6E1D" w:rsidP="00FB6E1D">
      <w:pPr>
        <w:suppressAutoHyphens w:val="0"/>
        <w:overflowPunct/>
        <w:jc w:val="center"/>
        <w:textAlignment w:val="auto"/>
        <w:rPr>
          <w:rFonts w:ascii="Arial" w:hAnsi="Arial" w:cs="Arial"/>
          <w:color w:val="000000"/>
          <w:kern w:val="0"/>
        </w:rPr>
      </w:pPr>
    </w:p>
    <w:p w14:paraId="36DD76D1" w14:textId="5B06B5A0" w:rsidR="00FB6E1D" w:rsidRPr="00FB6E1D" w:rsidRDefault="0037640B" w:rsidP="00FB6E1D">
      <w:pPr>
        <w:suppressAutoHyphens w:val="0"/>
        <w:overflowPunct/>
        <w:jc w:val="center"/>
        <w:textAlignment w:val="auto"/>
        <w:rPr>
          <w:rFonts w:ascii="Arial" w:hAnsi="Arial" w:cs="Arial"/>
          <w:color w:val="000000"/>
          <w:kern w:val="0"/>
        </w:rPr>
      </w:pPr>
      <w:r>
        <w:rPr>
          <w:rFonts w:ascii="Arial" w:hAnsi="Arial" w:cs="Arial"/>
          <w:color w:val="000000"/>
          <w:kern w:val="0"/>
        </w:rPr>
        <w:t>The Cooper Union</w:t>
      </w:r>
      <w:r w:rsidR="00FB6E1D" w:rsidRPr="00FB6E1D">
        <w:rPr>
          <w:rFonts w:ascii="Arial" w:hAnsi="Arial" w:cs="Arial"/>
          <w:color w:val="000000"/>
          <w:kern w:val="0"/>
        </w:rPr>
        <w:t xml:space="preserve">, </w:t>
      </w:r>
      <w:r w:rsidR="00FB6E1D">
        <w:rPr>
          <w:rFonts w:ascii="Arial" w:hAnsi="Arial" w:cs="Arial"/>
          <w:color w:val="000000"/>
          <w:kern w:val="0"/>
        </w:rPr>
        <w:t>New York, NY</w:t>
      </w:r>
    </w:p>
    <w:p w14:paraId="123CB32C" w14:textId="77777777" w:rsidR="008B61D2" w:rsidRDefault="008B61D2"/>
    <w:p w14:paraId="3DB26737" w14:textId="77777777" w:rsidR="00FB6E1D" w:rsidRDefault="00FB6E1D">
      <w:pPr>
        <w:sectPr w:rsidR="00FB6E1D" w:rsidSect="00370D2F">
          <w:type w:val="continuous"/>
          <w:pgSz w:w="12240" w:h="15840"/>
          <w:pgMar w:top="720" w:right="1440" w:bottom="720" w:left="1440" w:header="720" w:footer="720" w:gutter="0"/>
          <w:cols w:space="720"/>
        </w:sectPr>
      </w:pPr>
    </w:p>
    <w:p w14:paraId="002E86B8" w14:textId="77777777" w:rsidR="008B61D2" w:rsidRPr="0012344E" w:rsidRDefault="008B61D2">
      <w:pPr>
        <w:pStyle w:val="AbstractClauseTitle"/>
      </w:pPr>
      <w:commentRangeStart w:id="1"/>
      <w:r w:rsidRPr="0012344E">
        <w:t>Abstract</w:t>
      </w:r>
      <w:commentRangeEnd w:id="1"/>
      <w:r w:rsidR="00BC4581">
        <w:rPr>
          <w:rStyle w:val="CommentReference"/>
          <w:rFonts w:asciiTheme="minorHAnsi" w:eastAsiaTheme="minorHAnsi" w:hAnsiTheme="minorHAnsi" w:cstheme="minorBidi"/>
          <w:b w:val="0"/>
          <w:caps w:val="0"/>
          <w:kern w:val="2"/>
          <w14:ligatures w14:val="standardContextual"/>
        </w:rPr>
        <w:commentReference w:id="1"/>
      </w:r>
    </w:p>
    <w:p w14:paraId="6FCD69C8" w14:textId="16133D21" w:rsidR="0037640B" w:rsidRDefault="0037640B" w:rsidP="0037640B">
      <w:pPr>
        <w:pStyle w:val="BodyTextIndent"/>
      </w:pPr>
      <w:r w:rsidRPr="0037640B">
        <w:rPr>
          <w:i/>
        </w:rPr>
        <w:t>We have improved upon a low-cost instrumented heat transfer apparatus to measure the thermal conductivity of materials ranging from as high as 398 Wm</w:t>
      </w:r>
      <w:r w:rsidRPr="000C4690">
        <w:rPr>
          <w:i/>
          <w:vertAlign w:val="superscript"/>
        </w:rPr>
        <w:t>-1</w:t>
      </w:r>
      <w:r w:rsidRPr="0037640B">
        <w:rPr>
          <w:i/>
        </w:rPr>
        <w:t>K</w:t>
      </w:r>
      <w:r w:rsidRPr="000C4690">
        <w:rPr>
          <w:i/>
          <w:vertAlign w:val="superscript"/>
        </w:rPr>
        <w:t>-1</w:t>
      </w:r>
      <w:r w:rsidRPr="0037640B">
        <w:rPr>
          <w:i/>
        </w:rPr>
        <w:t xml:space="preserve"> down </w:t>
      </w:r>
      <w:commentRangeStart w:id="2"/>
      <w:r w:rsidRPr="0037640B">
        <w:rPr>
          <w:i/>
        </w:rPr>
        <w:t xml:space="preserve">to </w:t>
      </w:r>
      <w:r w:rsidR="000C4690">
        <w:rPr>
          <w:i/>
        </w:rPr>
        <w:t>5</w:t>
      </w:r>
      <w:r w:rsidRPr="0037640B">
        <w:rPr>
          <w:i/>
        </w:rPr>
        <w:t xml:space="preserve"> Wm</w:t>
      </w:r>
      <w:r w:rsidRPr="000C4690">
        <w:rPr>
          <w:i/>
          <w:vertAlign w:val="superscript"/>
        </w:rPr>
        <w:t>-1</w:t>
      </w:r>
      <w:r w:rsidRPr="000C4690">
        <w:rPr>
          <w:i/>
        </w:rPr>
        <w:t>K</w:t>
      </w:r>
      <w:r w:rsidRPr="000C4690">
        <w:rPr>
          <w:i/>
          <w:vertAlign w:val="superscript"/>
        </w:rPr>
        <w:t>-1</w:t>
      </w:r>
      <w:commentRangeEnd w:id="2"/>
      <w:r w:rsidR="000C4690">
        <w:rPr>
          <w:rStyle w:val="CommentReference"/>
          <w:rFonts w:asciiTheme="minorHAnsi" w:eastAsiaTheme="minorHAnsi" w:hAnsiTheme="minorHAnsi" w:cstheme="minorBidi"/>
          <w:kern w:val="2"/>
          <w14:ligatures w14:val="standardContextual"/>
        </w:rPr>
        <w:commentReference w:id="2"/>
      </w:r>
      <w:r w:rsidR="000C4690">
        <w:rPr>
          <w:i/>
        </w:rPr>
        <w:t xml:space="preserve"> </w:t>
      </w:r>
      <w:r w:rsidRPr="0037640B">
        <w:rPr>
          <w:i/>
        </w:rPr>
        <w:t>using steady state methods. Samples include copper, aluminum, brass, alumina ceramic, stainless steel, thermally conductive silicone, and photopolymer resin. The system was developed as part of a previously published study</w:t>
      </w:r>
      <w:sdt>
        <w:sdtPr>
          <w:rPr>
            <w:i/>
          </w:rPr>
          <w:id w:val="474797636"/>
          <w:citation/>
        </w:sdtPr>
        <w:sdtContent>
          <w:r w:rsidRPr="0037640B">
            <w:rPr>
              <w:i/>
            </w:rPr>
            <w:fldChar w:fldCharType="begin"/>
          </w:r>
          <w:r w:rsidRPr="0037640B">
            <w:rPr>
              <w:i/>
            </w:rPr>
            <w:instrText xml:space="preserve">CITATION Bun \l 1033 </w:instrText>
          </w:r>
          <w:r w:rsidRPr="0037640B">
            <w:rPr>
              <w:i/>
            </w:rPr>
            <w:fldChar w:fldCharType="separate"/>
          </w:r>
          <w:r w:rsidR="003F0604">
            <w:rPr>
              <w:i/>
              <w:noProof/>
            </w:rPr>
            <w:t xml:space="preserve"> </w:t>
          </w:r>
          <w:r w:rsidR="003F0604">
            <w:rPr>
              <w:noProof/>
            </w:rPr>
            <w:t>[1]</w:t>
          </w:r>
          <w:r w:rsidRPr="0037640B">
            <w:rPr>
              <w:i/>
            </w:rPr>
            <w:fldChar w:fldCharType="end"/>
          </w:r>
        </w:sdtContent>
      </w:sdt>
      <w:r w:rsidRPr="0037640B">
        <w:rPr>
          <w:i/>
        </w:rPr>
        <w:t xml:space="preserve"> detailing development of a low cost linear heat conduction module (LHCM) that approximates one dimensional heat transfer through a stack of cylinders of material. </w:t>
      </w:r>
      <w:commentRangeStart w:id="3"/>
      <w:r w:rsidRPr="0037640B">
        <w:rPr>
          <w:i/>
        </w:rPr>
        <w:t>At the center of the LHCM, a sample material is placed between two cylinders of brass of a known thermal conductivity. By maintaining an isothermal boundary layer on the bottom side of the LHCM, applying constant energy through an electrical resistance heater on the top side, and waiting for steady-state, the thermal conductivity of the sample material can be calculated from a recorded temperature difference.</w:t>
      </w:r>
      <w:r w:rsidRPr="00EB3BC3">
        <w:t xml:space="preserve"> </w:t>
      </w:r>
      <w:commentRangeEnd w:id="3"/>
      <w:r w:rsidRPr="00EB3BC3">
        <w:rPr>
          <w:rStyle w:val="CommentReference"/>
        </w:rPr>
        <w:commentReference w:id="3"/>
      </w:r>
      <w:r>
        <w:t xml:space="preserve"> </w:t>
      </w:r>
    </w:p>
    <w:p w14:paraId="29A9BD3C" w14:textId="77777777" w:rsidR="0037640B" w:rsidRPr="0012344E" w:rsidRDefault="0037640B" w:rsidP="000552C1">
      <w:pPr>
        <w:pStyle w:val="BodyTextIndent"/>
        <w:rPr>
          <w:i/>
        </w:rPr>
      </w:pPr>
    </w:p>
    <w:p w14:paraId="6BE9D012" w14:textId="77777777" w:rsidR="00D02522" w:rsidRPr="005E134D" w:rsidRDefault="00390A3A" w:rsidP="005E134D">
      <w:pPr>
        <w:pStyle w:val="BodyTextIndent"/>
        <w:rPr>
          <w:i/>
        </w:rPr>
      </w:pPr>
      <w:r w:rsidRPr="0012344E">
        <w:t>Keywords: Place any keywords here</w:t>
      </w:r>
    </w:p>
    <w:p w14:paraId="03E0329E" w14:textId="77777777" w:rsidR="00390A3A" w:rsidRDefault="00390A3A" w:rsidP="00390A3A">
      <w:pPr>
        <w:pStyle w:val="NomenclatureClauseTitle"/>
      </w:pPr>
      <w:r w:rsidRPr="0012344E">
        <w:t>Nomenclature</w:t>
      </w:r>
    </w:p>
    <w:p w14:paraId="1C136EE1" w14:textId="77777777" w:rsidR="00A06AEF" w:rsidRPr="00A06AEF" w:rsidRDefault="00A06AEF" w:rsidP="00A06AEF">
      <w:pPr>
        <w:pStyle w:val="BodyTextIndent"/>
      </w:pPr>
    </w:p>
    <w:p w14:paraId="57DE538F" w14:textId="77777777" w:rsidR="00A06AEF" w:rsidRPr="0012344E" w:rsidRDefault="00A06AEF" w:rsidP="00A06AEF">
      <w:pPr>
        <w:pStyle w:val="BodyTextIndent"/>
      </w:pPr>
      <w:r>
        <w:t>k</w:t>
      </w:r>
      <w:r w:rsidRPr="0012344E">
        <w:tab/>
      </w:r>
      <w:r w:rsidRPr="0012344E">
        <w:tab/>
      </w:r>
      <w:r>
        <w:t>thermal conductivity</w:t>
      </w:r>
    </w:p>
    <w:p w14:paraId="073875AF" w14:textId="77777777" w:rsidR="00A06AEF" w:rsidRDefault="00A06AEF" w:rsidP="00A06AEF">
      <w:pPr>
        <w:pStyle w:val="BodyTextIndent"/>
      </w:pPr>
      <w:r>
        <w:t>LHCM</w:t>
      </w:r>
      <w:r w:rsidRPr="0012344E">
        <w:tab/>
      </w:r>
      <w:r>
        <w:t>Linear Heat Conduction Module</w:t>
      </w:r>
    </w:p>
    <w:p w14:paraId="1C078129" w14:textId="77777777" w:rsidR="00A06AEF" w:rsidRDefault="00A06AEF" w:rsidP="00A06AEF">
      <w:pPr>
        <w:pStyle w:val="BodyTextIndent"/>
      </w:pPr>
      <w:r>
        <w:t>D, d</w:t>
      </w:r>
      <w:r>
        <w:tab/>
      </w:r>
      <w:r>
        <w:tab/>
        <w:t>Diameter</w:t>
      </w:r>
    </w:p>
    <w:p w14:paraId="66F2B96A" w14:textId="77777777" w:rsidR="00A06AEF" w:rsidRDefault="00A06AEF" w:rsidP="00A06AEF">
      <w:pPr>
        <w:pStyle w:val="BodyTextIndent"/>
      </w:pPr>
      <w:r>
        <w:t>STP</w:t>
      </w:r>
      <w:r>
        <w:tab/>
      </w:r>
      <w:r>
        <w:tab/>
        <w:t>Standard Temperature and Pressure</w:t>
      </w:r>
    </w:p>
    <w:p w14:paraId="08C00834" w14:textId="77777777" w:rsidR="00A06AEF" w:rsidRDefault="00A06AEF" w:rsidP="00A06AEF">
      <w:pPr>
        <w:pStyle w:val="BodyTextIndent"/>
      </w:pPr>
      <w:r>
        <w:t>OD</w:t>
      </w:r>
      <w:r>
        <w:tab/>
      </w:r>
      <w:r>
        <w:tab/>
        <w:t>Outer Diameter</w:t>
      </w:r>
    </w:p>
    <w:p w14:paraId="4A076D8F" w14:textId="77777777" w:rsidR="00A06AEF" w:rsidRPr="00E5364F" w:rsidRDefault="00A06AEF" w:rsidP="00A06AEF">
      <w:pPr>
        <w:pStyle w:val="BodyTextIndent"/>
      </w:pPr>
      <w:r>
        <w:t xml:space="preserve"> </w:t>
      </w:r>
      <m:oMath>
        <m:acc>
          <m:accPr>
            <m:chr m:val="̇"/>
            <m:ctrlPr>
              <w:rPr>
                <w:rFonts w:ascii="Cambria Math" w:hAnsi="Cambria Math"/>
                <w:i/>
              </w:rPr>
            </m:ctrlPr>
          </m:accPr>
          <m:e>
            <m:r>
              <w:rPr>
                <w:rFonts w:ascii="Cambria Math" w:hAnsi="Cambria Math"/>
              </w:rPr>
              <m:t>m</m:t>
            </m:r>
          </m:e>
        </m:acc>
      </m:oMath>
      <w:r>
        <w:tab/>
      </w:r>
      <w:r>
        <w:tab/>
        <w:t>Mass Flow Rate [kg/s]</w:t>
      </w:r>
    </w:p>
    <w:p w14:paraId="1A02E968" w14:textId="77777777" w:rsidR="00A06AEF" w:rsidRPr="00E5364F" w:rsidRDefault="00A06AEF" w:rsidP="00A06AEF">
      <w:pPr>
        <w:pStyle w:val="BodyTextIndent"/>
      </w:pPr>
      <w:r>
        <w:t>q</w:t>
      </w:r>
      <w:r w:rsidRPr="00A65ED6">
        <w:rPr>
          <w:vertAlign w:val="subscript"/>
        </w:rPr>
        <w:t>z</w:t>
      </w:r>
      <w:r>
        <w:rPr>
          <w:vertAlign w:val="subscript"/>
        </w:rPr>
        <w:tab/>
      </w:r>
      <w:r>
        <w:rPr>
          <w:vertAlign w:val="subscript"/>
        </w:rPr>
        <w:tab/>
      </w:r>
      <w:r>
        <w:t xml:space="preserve">Heat Flow </w:t>
      </w:r>
      <w:r w:rsidRPr="00E5364F">
        <w:rPr>
          <w:i/>
          <w:iCs/>
        </w:rPr>
        <w:t>(</w:t>
      </w:r>
      <w:r>
        <w:rPr>
          <w:i/>
          <w:iCs/>
        </w:rPr>
        <w:t>i</w:t>
      </w:r>
      <w:r w:rsidRPr="00E5364F">
        <w:rPr>
          <w:i/>
          <w:iCs/>
        </w:rPr>
        <w:t xml:space="preserve">n </w:t>
      </w:r>
      <w:r>
        <w:rPr>
          <w:i/>
          <w:iCs/>
        </w:rPr>
        <w:t xml:space="preserve">the </w:t>
      </w:r>
      <w:r w:rsidRPr="00E5364F">
        <w:rPr>
          <w:i/>
          <w:iCs/>
        </w:rPr>
        <w:t>z direction)</w:t>
      </w:r>
    </w:p>
    <w:p w14:paraId="7CC1082E" w14:textId="77777777" w:rsidR="00A06AEF" w:rsidRDefault="00A06AEF" w:rsidP="00A06AEF">
      <w:pPr>
        <w:pStyle w:val="BodyTextIndent"/>
      </w:pPr>
      <w:r>
        <w:t>T</w:t>
      </w:r>
      <w:r>
        <w:tab/>
      </w:r>
      <w:r>
        <w:tab/>
        <w:t>Temperature</w:t>
      </w:r>
    </w:p>
    <w:p w14:paraId="1463BEE8" w14:textId="77777777" w:rsidR="00A06AEF" w:rsidRDefault="00A06AEF" w:rsidP="00A06AEF">
      <w:pPr>
        <w:pStyle w:val="BodyTextIndent"/>
      </w:pPr>
      <w:r>
        <w:t>T</w:t>
      </w:r>
      <w:r>
        <w:rPr>
          <w:vertAlign w:val="subscript"/>
        </w:rPr>
        <w:t>D</w:t>
      </w:r>
      <w:r>
        <w:tab/>
      </w:r>
      <w:r>
        <w:tab/>
        <w:t>Temperature from Thermocouple D</w:t>
      </w:r>
    </w:p>
    <w:p w14:paraId="519F76DD" w14:textId="77777777" w:rsidR="00A06AEF" w:rsidRDefault="00A06AEF" w:rsidP="00A06AEF">
      <w:pPr>
        <w:pStyle w:val="BodyTextIndent"/>
      </w:pPr>
      <w:r>
        <w:t>T</w:t>
      </w:r>
      <w:r>
        <w:rPr>
          <w:vertAlign w:val="subscript"/>
        </w:rPr>
        <w:t>E</w:t>
      </w:r>
      <w:r>
        <w:tab/>
      </w:r>
      <w:r>
        <w:tab/>
        <w:t>Temperature from Thermocouple E</w:t>
      </w:r>
    </w:p>
    <w:p w14:paraId="6D9FD90B" w14:textId="77777777" w:rsidR="00A06AEF" w:rsidRDefault="00A06AEF" w:rsidP="00A06AEF">
      <w:pPr>
        <w:pStyle w:val="BodyTextIndent"/>
      </w:pPr>
      <w:r>
        <w:t>ΔT</w:t>
      </w:r>
      <w:r>
        <w:tab/>
      </w:r>
      <w:r>
        <w:tab/>
        <w:t>Change in Temperature</w:t>
      </w:r>
    </w:p>
    <w:p w14:paraId="5D678BE4" w14:textId="77777777" w:rsidR="00D02522" w:rsidRPr="00D02522" w:rsidRDefault="00D02522" w:rsidP="004C64C5">
      <w:pPr>
        <w:pStyle w:val="BodyTextIndent"/>
        <w:ind w:firstLine="0"/>
      </w:pPr>
    </w:p>
    <w:p w14:paraId="686E9280" w14:textId="77777777" w:rsidR="008B61D2" w:rsidRDefault="008B61D2" w:rsidP="005E134D">
      <w:pPr>
        <w:pStyle w:val="NomenclatureClauseTitle"/>
        <w:numPr>
          <w:ilvl w:val="0"/>
          <w:numId w:val="3"/>
        </w:numPr>
        <w:spacing w:before="0"/>
        <w:ind w:left="360"/>
        <w:jc w:val="left"/>
      </w:pPr>
      <w:r w:rsidRPr="0012344E">
        <w:t>INTRODUCTION</w:t>
      </w:r>
    </w:p>
    <w:p w14:paraId="7FE00832" w14:textId="1069D7DA" w:rsidR="00550A52" w:rsidRDefault="00550A52" w:rsidP="002C7C50">
      <w:pPr>
        <w:ind w:firstLine="360"/>
      </w:pPr>
      <w:commentRangeStart w:id="4"/>
      <w:r w:rsidRPr="00EB3BC3">
        <w:t xml:space="preserve">A LHCM is an experimental apparatus that approximates one dimensional heat transfer through a stack of cylinders of </w:t>
      </w:r>
      <w:r w:rsidRPr="00EB3BC3">
        <w:t xml:space="preserve">material. At the center of the LHCM, a sample material is placed between two cylinders of brass of a known thermal conductivity. By maintaining an isothermal boundary layer on the bottom side of the LHCM, applying constant energy through an electrical resistance heater on the top side, and waiting for steady-state, the thermal conductivity of the sample material can be calculated from a recorded temperature difference. </w:t>
      </w:r>
      <w:commentRangeEnd w:id="4"/>
      <w:r w:rsidRPr="00EB3BC3">
        <w:rPr>
          <w:rStyle w:val="CommentReference"/>
        </w:rPr>
        <w:commentReference w:id="4"/>
      </w:r>
      <w:r w:rsidRPr="2DE49227">
        <w:t>This study follows up on previous work by authors to develop a low-cost instrumented heat transfer apparatus for measuring thermal conductivity using steady-state methods.</w:t>
      </w:r>
      <w:r w:rsidRPr="2DE49227">
        <w:fldChar w:fldCharType="begin"/>
      </w:r>
      <w:r w:rsidRPr="2DE49227">
        <w:instrText xml:space="preserve"> ADDIN EN.CITE &lt;EndNote&gt;&lt;Cite&gt;&lt;Author&gt;Bunt&lt;/Author&gt;&lt;Year&gt;2023&lt;/Year&gt;&lt;RecNum&gt;467&lt;/RecNum&gt;&lt;DisplayText&gt;[1]&lt;/DisplayText&gt;&lt;record&gt;&lt;rec-number&gt;467&lt;/rec-number&gt;&lt;foreign-keys&gt;&lt;key app="EN" db-id="zvsr0vdxz0rf2kedd26pxpahw5srzvsvzptt" timestamp="1697034077"&gt;467&lt;/key&gt;&lt;/foreign-keys&gt;&lt;ref-type name="Conference Paper"&gt;47&lt;/ref-type&gt;&lt;contributors&gt;&lt;authors&gt;&lt;author&gt;Brandon Bunt&lt;/author&gt;&lt;author&gt;Kamau Wright&lt;/author&gt;&lt;author&gt;Benjamin Davis&lt;/author&gt;&lt;/authors&gt;&lt;/contributors&gt;&lt;titles&gt;&lt;title&gt;Developing a Low-cost Instrumented Heat Transfer Apparatus for Measuring Thermal Condctivity using Steady-state Methods&lt;/title&gt;&lt;secondary-title&gt;International Mechanical Engineering Congress and Exposition (IMECE2023)&lt;/secondary-title&gt;&lt;/titles&gt;&lt;keywords&gt;&lt;keyword&gt;Heat Transfer&lt;/keyword&gt;&lt;keyword&gt;Thermal Conductivity&lt;/keyword&gt;&lt;keyword&gt;Measurement&lt;/keyword&gt;&lt;/keywords&gt;&lt;dates&gt;&lt;year&gt;2023&lt;/year&gt;&lt;pub-dates&gt;&lt;date&gt;October 29-November 2, 2023&lt;/date&gt;&lt;/pub-dates&gt;&lt;/dates&gt;&lt;pub-location&gt;New Orleans, Louisiana&lt;/pub-location&gt;&lt;publisher&gt;American Society of Mehcanical Engineers (ASME)&lt;/publisher&gt;&lt;urls&gt;&lt;/urls&gt;&lt;/record&gt;&lt;/Cite&gt;&lt;/EndNote&gt;</w:instrText>
      </w:r>
      <w:r w:rsidRPr="2DE49227">
        <w:fldChar w:fldCharType="separate"/>
      </w:r>
      <w:r w:rsidRPr="2DE49227">
        <w:rPr>
          <w:noProof/>
        </w:rPr>
        <w:t>[1]</w:t>
      </w:r>
      <w:r w:rsidRPr="2DE49227">
        <w:fldChar w:fldCharType="end"/>
      </w:r>
      <w:r w:rsidRPr="2DE49227">
        <w:t xml:space="preserve"> In that study, a Linear Heat Conduction Model (LHCM) was developed for </w:t>
      </w:r>
      <w:commentRangeStart w:id="5"/>
      <w:r w:rsidRPr="2DE49227">
        <w:t>under $2000</w:t>
      </w:r>
      <w:commentRangeEnd w:id="5"/>
      <w:r>
        <w:rPr>
          <w:rStyle w:val="CommentReference"/>
        </w:rPr>
        <w:commentReference w:id="5"/>
      </w:r>
      <w:r w:rsidRPr="2DE49227">
        <w:t>, which includes costs and estimates of actual materials purchased and those materials already accessible.</w:t>
      </w:r>
      <w:r>
        <w:t xml:space="preserve"> The original LHCM could measure the thermal conductivity of materials with k-values ranging from 115W/mK to 167W/mK within 4% accuracy of literature values.</w:t>
      </w:r>
      <w:r w:rsidRPr="2DE49227">
        <w:t xml:space="preserve"> </w:t>
      </w:r>
    </w:p>
    <w:p w14:paraId="300A190E" w14:textId="677038F8" w:rsidR="00550A52" w:rsidRPr="00550A52" w:rsidRDefault="00550A52" w:rsidP="00550A52">
      <w:r w:rsidRPr="2DE49227">
        <w:t>The present study seeks to experimentally demonstrate the range of thermal conductivity values that can be assessed with this instrumented apparatus.</w:t>
      </w:r>
    </w:p>
    <w:p w14:paraId="50981D39" w14:textId="043466BA" w:rsidR="00550A52" w:rsidRDefault="00550A52" w:rsidP="00550A52">
      <w:pPr>
        <w:ind w:firstLine="720"/>
      </w:pPr>
      <w:commentRangeStart w:id="6"/>
      <w:r>
        <w:t xml:space="preserve">A key interest in linear heat conduction modules </w:t>
      </w:r>
      <w:commentRangeEnd w:id="6"/>
      <w:r>
        <w:rPr>
          <w:rStyle w:val="CommentReference"/>
        </w:rPr>
        <w:commentReference w:id="6"/>
      </w:r>
      <w:r>
        <w:t xml:space="preserve">is in assessing thermophysical properties of low conductivity materials. The work here aims to (1) experimentally demonstrate the capabilities to assess thermophysical properties of materials of a range of conductivities; (2) experimentally explore the limitations of assessing materials of lower thermal conductivities; and (3) propose alterations to the approaches used, that would allow for assessment of low-k materials within a limited range of uncertainty (under 10%). Alterations considered include consideration of the impact of geometry and dimensions of the apparatus, potential use of guarded hot plate approach, and vacuum insulation. </w:t>
      </w:r>
      <w:r w:rsidRPr="2DE49227">
        <w:t xml:space="preserve">Models will </w:t>
      </w:r>
      <w:r>
        <w:t xml:space="preserve">also </w:t>
      </w:r>
      <w:r w:rsidRPr="2DE49227">
        <w:t xml:space="preserve">be presented to describe </w:t>
      </w:r>
      <w:r>
        <w:t xml:space="preserve">the </w:t>
      </w:r>
      <w:r w:rsidRPr="2DE49227">
        <w:t>anticipated results.</w:t>
      </w:r>
      <w:r>
        <w:t xml:space="preserve"> Assessing low conductivity materials presents challenges, among them low accuracy due to heat lost from the heater to the surrounding environment can cause the system to experience a boundary condition that is not constant, making it unable to maintain a large enough temperature difference </w:t>
      </w:r>
      <w:r w:rsidRPr="00EE5ED1">
        <w:t xml:space="preserve">While assessing lower conductivities is a </w:t>
      </w:r>
      <w:r w:rsidRPr="00564F1A">
        <w:t xml:space="preserve">driver of the work performed here, higher conductivity materials such as copper are also tested. </w:t>
      </w:r>
      <w:r w:rsidRPr="00EE5ED1">
        <w:t xml:space="preserve">Currently, the LHCM also </w:t>
      </w:r>
      <w:r w:rsidRPr="00EE5ED1">
        <w:lastRenderedPageBreak/>
        <w:t>demonstrates low accuracy (above 10%</w:t>
      </w:r>
      <w:r>
        <w:t xml:space="preserve"> greater than 398W/mK</w:t>
      </w:r>
      <w:r w:rsidRPr="00EE5ED1">
        <w:t>) with high conductive materials like copper (398W/mK), attributed to the need to measure small temperature differences over small distances, and deviations from equilibrium due to changes in the cooling loop temperatures.</w:t>
      </w:r>
      <w:r>
        <w:t xml:space="preserve"> </w:t>
      </w:r>
    </w:p>
    <w:p w14:paraId="6B160D2D" w14:textId="37D0EEFC" w:rsidR="00550A52" w:rsidRDefault="00550A52" w:rsidP="00550A52">
      <w:pPr>
        <w:ind w:firstLine="720"/>
      </w:pPr>
      <w:r w:rsidRPr="00EE5ED1">
        <w:t xml:space="preserve">In </w:t>
      </w:r>
      <w:r>
        <w:t>our</w:t>
      </w:r>
      <w:r w:rsidRPr="00EE5ED1">
        <w:t xml:space="preserve"> previous </w:t>
      </w:r>
      <w:r>
        <w:t>work</w:t>
      </w:r>
      <w:r w:rsidRPr="00EE5ED1">
        <w:t xml:space="preserve">, </w:t>
      </w:r>
      <w:r>
        <w:t>we</w:t>
      </w:r>
      <w:r w:rsidRPr="00EE5ED1">
        <w:t xml:space="preserve"> demonstrated </w:t>
      </w:r>
      <w:r>
        <w:t>that the</w:t>
      </w:r>
      <w:r w:rsidRPr="00EE5ED1">
        <w:t xml:space="preserve"> low-cost LHCM made with </w:t>
      </w:r>
      <w:r w:rsidRPr="00564F1A">
        <w:t xml:space="preserve">machined sample materials and off-the-shelf components for a data acquisition system could </w:t>
      </w:r>
      <w:r>
        <w:t>measure the thermal conductivity of Brass 360 within 4% (measured 119W/mK)</w:t>
      </w:r>
      <w:r w:rsidRPr="00EE5ED1">
        <w:t xml:space="preserve">. Additional testing with the same apparatus </w:t>
      </w:r>
      <w:r>
        <w:t xml:space="preserve">has measured </w:t>
      </w:r>
      <w:r w:rsidRPr="00EE5ED1">
        <w:t xml:space="preserve">thermal conductivity of </w:t>
      </w:r>
      <w:r>
        <w:t xml:space="preserve">other </w:t>
      </w:r>
      <w:r w:rsidRPr="00EE5ED1">
        <w:t>metals, such as aluminum</w:t>
      </w:r>
      <w:r>
        <w:t xml:space="preserve"> 6061</w:t>
      </w:r>
      <w:r w:rsidRPr="00EE5ED1">
        <w:t>,</w:t>
      </w:r>
      <w:r>
        <w:t xml:space="preserve"> </w:t>
      </w:r>
      <w:r w:rsidRPr="00EE5ED1">
        <w:t>within an uncertainty of 5.6%</w:t>
      </w:r>
      <w:r>
        <w:t xml:space="preserve"> (measured 167 W/mK)</w:t>
      </w:r>
      <w:r w:rsidRPr="00EE5ED1">
        <w:t xml:space="preserve">. </w:t>
      </w:r>
      <w:r>
        <w:t>We anticipate that the accuracy of the LHCM for measuring thermal conductivity of materials on the order of 10W/mK to be approximately +/- 10%.</w:t>
      </w:r>
    </w:p>
    <w:p w14:paraId="49DA137D" w14:textId="77777777" w:rsidR="000552C1" w:rsidRDefault="000552C1" w:rsidP="000552C1">
      <w:pPr>
        <w:pStyle w:val="BodyTextIndent"/>
        <w:ind w:firstLine="0"/>
        <w:rPr>
          <w:kern w:val="0"/>
          <w:sz w:val="24"/>
          <w:szCs w:val="24"/>
        </w:rPr>
      </w:pPr>
    </w:p>
    <w:p w14:paraId="469CD3CF" w14:textId="31ED780C" w:rsidR="00550A52" w:rsidRDefault="00550A52" w:rsidP="005E134D">
      <w:pPr>
        <w:pStyle w:val="BodyTextIndent"/>
        <w:numPr>
          <w:ilvl w:val="0"/>
          <w:numId w:val="3"/>
        </w:numPr>
        <w:ind w:left="360"/>
        <w:rPr>
          <w:rFonts w:ascii="Arial" w:hAnsi="Arial" w:cs="Arial"/>
          <w:b/>
          <w:kern w:val="0"/>
        </w:rPr>
      </w:pPr>
      <w:r>
        <w:rPr>
          <w:rFonts w:ascii="Arial" w:hAnsi="Arial" w:cs="Arial"/>
          <w:b/>
          <w:kern w:val="0"/>
        </w:rPr>
        <w:t>IMPROVEMENTS TO THE SYSTEM</w:t>
      </w:r>
    </w:p>
    <w:p w14:paraId="439574F7" w14:textId="5E100CDD" w:rsidR="004571F0" w:rsidRPr="004571F0" w:rsidRDefault="004571F0" w:rsidP="004571F0">
      <w:pPr>
        <w:suppressAutoHyphens w:val="0"/>
        <w:overflowPunct/>
        <w:autoSpaceDE/>
        <w:autoSpaceDN/>
        <w:adjustRightInd/>
        <w:spacing w:after="160" w:line="259" w:lineRule="auto"/>
        <w:jc w:val="left"/>
        <w:textAlignment w:val="auto"/>
      </w:pPr>
      <w:r w:rsidRPr="004571F0">
        <w:t xml:space="preserve">Improvements to the LHCM ranged from </w:t>
      </w:r>
      <w:r>
        <w:t>procedural improvements to physical changes in the system. Some simple improvements involved changing components of the LHCM to newer off-the-shelf components. For example, a newer</w:t>
      </w:r>
      <w:r w:rsidRPr="00C519E5">
        <w:t>, more accurate Watt-meter</w:t>
      </w:r>
      <w:r>
        <w:t xml:space="preserve"> </w:t>
      </w:r>
      <w:r w:rsidRPr="00C519E5">
        <w:t>(</w:t>
      </w:r>
      <w:commentRangeStart w:id="7"/>
      <w:commentRangeStart w:id="8"/>
      <w:r w:rsidRPr="00C519E5">
        <w:t>Watt measuring device</w:t>
      </w:r>
      <w:r>
        <w:t>, like an electrodynamometer</w:t>
      </w:r>
      <w:commentRangeEnd w:id="7"/>
      <w:r>
        <w:rPr>
          <w:rStyle w:val="CommentReference"/>
        </w:rPr>
        <w:commentReference w:id="7"/>
      </w:r>
      <w:commentRangeEnd w:id="8"/>
      <w:r>
        <w:rPr>
          <w:rStyle w:val="CommentReference"/>
        </w:rPr>
        <w:commentReference w:id="8"/>
      </w:r>
      <w:r w:rsidRPr="00C519E5">
        <w:t>)</w:t>
      </w:r>
      <w:r>
        <w:t xml:space="preserve"> was used for monitoring the input q from the variac transformer</w:t>
      </w:r>
      <w:r w:rsidRPr="00C519E5">
        <w:t xml:space="preserve">. </w:t>
      </w:r>
    </w:p>
    <w:p w14:paraId="00898D03" w14:textId="196454ED" w:rsidR="00550A52" w:rsidRPr="008C095F" w:rsidRDefault="00550A52" w:rsidP="004571F0">
      <w:pPr>
        <w:pStyle w:val="BodyTextIndent"/>
        <w:numPr>
          <w:ilvl w:val="1"/>
          <w:numId w:val="6"/>
        </w:numPr>
        <w:rPr>
          <w:rFonts w:ascii="Arial" w:hAnsi="Arial" w:cs="Arial"/>
          <w:b/>
          <w:kern w:val="0"/>
        </w:rPr>
      </w:pPr>
      <w:r>
        <w:rPr>
          <w:rFonts w:ascii="Arial" w:hAnsi="Arial" w:cs="Arial"/>
          <w:b/>
          <w:kern w:val="0"/>
        </w:rPr>
        <w:t>Data Acquisition System Improvements</w:t>
      </w:r>
    </w:p>
    <w:p w14:paraId="63F5C0AB" w14:textId="77777777" w:rsidR="004571F0" w:rsidRDefault="004571F0" w:rsidP="004571F0">
      <w:pPr>
        <w:suppressAutoHyphens w:val="0"/>
        <w:overflowPunct/>
        <w:autoSpaceDE/>
        <w:autoSpaceDN/>
        <w:adjustRightInd/>
        <w:spacing w:after="160" w:line="259" w:lineRule="auto"/>
        <w:ind w:firstLine="720"/>
        <w:jc w:val="left"/>
        <w:textAlignment w:val="auto"/>
      </w:pPr>
      <w:r w:rsidRPr="00C519E5">
        <w:t>Mounted data acquisition system (mounting the microcontroller, also to avoid pulling with thermocouples)</w:t>
      </w:r>
    </w:p>
    <w:p w14:paraId="2812787B" w14:textId="0DF2615C" w:rsidR="00550A52" w:rsidRDefault="00550A52" w:rsidP="00550A52">
      <w:pPr>
        <w:pStyle w:val="BodyTextIndent"/>
        <w:ind w:firstLine="0"/>
        <w:rPr>
          <w:rFonts w:ascii="Arial" w:hAnsi="Arial" w:cs="Arial"/>
          <w:b/>
          <w:kern w:val="0"/>
        </w:rPr>
      </w:pPr>
      <w:r w:rsidRPr="008C095F">
        <w:rPr>
          <w:rFonts w:ascii="Arial" w:hAnsi="Arial" w:cs="Arial"/>
          <w:b/>
          <w:kern w:val="0"/>
        </w:rPr>
        <w:t>2.</w:t>
      </w:r>
      <w:r>
        <w:rPr>
          <w:rFonts w:ascii="Arial" w:hAnsi="Arial" w:cs="Arial"/>
          <w:b/>
          <w:kern w:val="0"/>
        </w:rPr>
        <w:t>2</w:t>
      </w:r>
      <w:r w:rsidRPr="008C095F">
        <w:rPr>
          <w:rFonts w:ascii="Arial" w:hAnsi="Arial" w:cs="Arial"/>
          <w:b/>
          <w:kern w:val="0"/>
        </w:rPr>
        <w:t xml:space="preserve"> </w:t>
      </w:r>
      <w:r>
        <w:rPr>
          <w:rFonts w:ascii="Arial" w:hAnsi="Arial" w:cs="Arial"/>
          <w:b/>
          <w:kern w:val="0"/>
        </w:rPr>
        <w:t>Adjustment</w:t>
      </w:r>
      <w:r w:rsidR="004571F0">
        <w:rPr>
          <w:rFonts w:ascii="Arial" w:hAnsi="Arial" w:cs="Arial"/>
          <w:b/>
          <w:kern w:val="0"/>
        </w:rPr>
        <w:tab/>
      </w:r>
      <w:r>
        <w:rPr>
          <w:rFonts w:ascii="Arial" w:hAnsi="Arial" w:cs="Arial"/>
          <w:b/>
          <w:kern w:val="0"/>
        </w:rPr>
        <w:t>s to Thermocouples</w:t>
      </w:r>
    </w:p>
    <w:p w14:paraId="07FE56CE" w14:textId="17C9F479" w:rsidR="00463245" w:rsidRDefault="00463245" w:rsidP="00463245">
      <w:pPr>
        <w:suppressAutoHyphens w:val="0"/>
        <w:overflowPunct/>
        <w:autoSpaceDE/>
        <w:autoSpaceDN/>
        <w:adjustRightInd/>
        <w:spacing w:after="160" w:line="259" w:lineRule="auto"/>
        <w:ind w:firstLine="720"/>
        <w:jc w:val="left"/>
        <w:textAlignment w:val="auto"/>
      </w:pPr>
      <w:r>
        <w:t xml:space="preserve">All thermocouples were standardized to be 20in. long to prevent situations where thermocouples tugged on the data acquisition board. </w:t>
      </w:r>
      <w:ins w:id="9" w:author="Brandon Bunt" w:date="2024-01-11T23:47:00Z">
        <w:r>
          <w:t xml:space="preserve">The thermocouples do not have a circular cross-section due to the two wires that are next to each other. To fit well, </w:t>
        </w:r>
      </w:ins>
      <w:ins w:id="10" w:author="Brandon Bunt" w:date="2024-01-11T23:46:00Z">
        <w:r>
          <w:t xml:space="preserve">The thermocouples’ fiberglass sheath was carefully cut around each tip to ensure </w:t>
        </w:r>
      </w:ins>
      <w:ins w:id="11" w:author="Brandon Bunt" w:date="2024-01-11T23:50:00Z">
        <w:r>
          <w:t xml:space="preserve">a snug friction-fit in the brass. </w:t>
        </w:r>
      </w:ins>
    </w:p>
    <w:p w14:paraId="1A3671C9" w14:textId="5401E008" w:rsidR="00B26D0D" w:rsidRDefault="004571F0" w:rsidP="00463245">
      <w:pPr>
        <w:suppressAutoHyphens w:val="0"/>
        <w:overflowPunct/>
        <w:autoSpaceDE/>
        <w:autoSpaceDN/>
        <w:adjustRightInd/>
        <w:spacing w:after="160" w:line="259" w:lineRule="auto"/>
        <w:ind w:firstLine="720"/>
        <w:jc w:val="left"/>
        <w:textAlignment w:val="auto"/>
      </w:pPr>
      <w:del w:id="12" w:author="Brandon Bunt" w:date="2024-01-11T23:50:00Z">
        <w:r w:rsidDel="00463245">
          <w:delText xml:space="preserve">. </w:delText>
        </w:r>
      </w:del>
      <w:ins w:id="13" w:author="Brandon Bunt" w:date="2024-01-11T23:51:00Z">
        <w:r w:rsidR="00463245">
          <w:t xml:space="preserve">In some instances, </w:t>
        </w:r>
      </w:ins>
      <w:del w:id="14" w:author="Brandon Bunt" w:date="2024-01-11T23:51:00Z">
        <w:r w:rsidR="005E30F5" w:rsidRPr="2DE49227" w:rsidDel="00463245">
          <w:delText xml:space="preserve">Added </w:delText>
        </w:r>
      </w:del>
      <w:ins w:id="15" w:author="Brandon Bunt" w:date="2024-01-11T23:51:00Z">
        <w:r w:rsidR="00463245">
          <w:t xml:space="preserve">adding heat shrink tubing around the ends of the thermocouples, as well as the connection point of the thermocouple to the MCP9601’s terminal block improved the reliability of data collection, as well as ensuring </w:t>
        </w:r>
      </w:ins>
      <w:ins w:id="16" w:author="Brandon Bunt" w:date="2024-01-11T23:52:00Z">
        <w:r w:rsidR="00463245">
          <w:t xml:space="preserve">fiberglass debris does not harm lab occupants. </w:t>
        </w:r>
      </w:ins>
      <w:del w:id="17" w:author="Brandon Bunt" w:date="2024-01-11T23:52:00Z">
        <w:r w:rsidR="005E30F5" w:rsidRPr="2DE49227" w:rsidDel="00463245">
          <w:delText>shrink-wrap around tips of thermocouples for improved handling and contact within holes</w:delText>
        </w:r>
        <w:r w:rsidDel="00463245">
          <w:delText xml:space="preserve">. </w:delText>
        </w:r>
      </w:del>
      <w:r w:rsidR="00550A52" w:rsidRPr="53C5CA4F">
        <w:t xml:space="preserve">To facilitate ease of removal before and after testing, a slip fit was machined out of the insulation as well as the </w:t>
      </w:r>
      <w:r w:rsidR="000C4690">
        <w:t xml:space="preserve">60mm long </w:t>
      </w:r>
      <w:r w:rsidR="00550A52" w:rsidRPr="53C5CA4F">
        <w:t>brass conduction paths and 30mm</w:t>
      </w:r>
      <w:r w:rsidR="000C4690">
        <w:t xml:space="preserve"> long</w:t>
      </w:r>
      <w:r w:rsidR="00550A52" w:rsidRPr="53C5CA4F">
        <w:t xml:space="preserve"> sample pieces. A slight chamfer was added to the hole for thermocouples on the PTFE insulation for ease of insertion. In the previously published paper, thermocouples were cut by hand, which resulted in frayed edges. This not </w:t>
      </w:r>
      <w:del w:id="18" w:author="Brandon Bunt" w:date="2024-01-11T23:52:00Z">
        <w:r w:rsidR="00550A52" w:rsidRPr="53C5CA4F" w:rsidDel="00463245">
          <w:delText>only is difficult to work with</w:delText>
        </w:r>
      </w:del>
      <w:ins w:id="19" w:author="Brandon Bunt" w:date="2024-01-11T23:52:00Z">
        <w:r w:rsidR="00463245">
          <w:t xml:space="preserve">only </w:t>
        </w:r>
      </w:ins>
      <w:ins w:id="20" w:author="Brandon Bunt" w:date="2024-01-11T23:53:00Z">
        <w:r w:rsidR="00463245">
          <w:t>causes skin irritation</w:t>
        </w:r>
      </w:ins>
      <w:r w:rsidR="00550A52" w:rsidRPr="53C5CA4F">
        <w:t>, but it can also cause inaccurate fluctuations in data because of contact between the two metals within the thermocouple in undesired locations.</w:t>
      </w:r>
      <w:ins w:id="21" w:author="Brandon Bunt" w:date="2024-01-11T23:53:00Z">
        <w:r w:rsidR="000C4690">
          <w:t xml:space="preserve"> </w:t>
        </w:r>
        <w:r w:rsidR="000C4690">
          <w:t xml:space="preserve">Heat shrink was </w:t>
        </w:r>
      </w:ins>
      <w:ins w:id="22" w:author="Brandon Bunt" w:date="2024-01-11T23:54:00Z">
        <w:r w:rsidR="000C4690">
          <w:t>added to the ends of the thermocouple, as well as the connection to the terminal block on the MCP9601.</w:t>
        </w:r>
      </w:ins>
    </w:p>
    <w:p w14:paraId="70D0EB83" w14:textId="2A6128E8" w:rsidR="00B26D0D" w:rsidRDefault="00B26D0D" w:rsidP="00B26D0D">
      <w:pPr>
        <w:suppressAutoHyphens w:val="0"/>
        <w:overflowPunct/>
        <w:autoSpaceDE/>
        <w:autoSpaceDN/>
        <w:adjustRightInd/>
        <w:spacing w:after="160" w:line="259" w:lineRule="auto"/>
        <w:jc w:val="left"/>
        <w:textAlignment w:val="auto"/>
      </w:pPr>
      <w:commentRangeStart w:id="23"/>
      <w:del w:id="24" w:author="Brandon Bunt" w:date="2024-01-11T23:53:00Z">
        <w:r w:rsidRPr="53C5CA4F" w:rsidDel="000C4690">
          <w:delText>Adjusted thermocouple tips</w:delText>
        </w:r>
        <w:commentRangeEnd w:id="23"/>
        <w:r w:rsidDel="000C4690">
          <w:rPr>
            <w:rStyle w:val="CommentReference"/>
          </w:rPr>
          <w:commentReference w:id="23"/>
        </w:r>
      </w:del>
    </w:p>
    <w:tbl>
      <w:tblPr>
        <w:tblStyle w:val="TableGrid"/>
        <w:tblW w:w="0" w:type="auto"/>
        <w:tblLook w:val="04A0" w:firstRow="1" w:lastRow="0" w:firstColumn="1" w:lastColumn="0" w:noHBand="0" w:noVBand="1"/>
      </w:tblPr>
      <w:tblGrid>
        <w:gridCol w:w="2999"/>
        <w:gridCol w:w="2121"/>
      </w:tblGrid>
      <w:tr w:rsidR="00B26D0D" w14:paraId="5F2D4F46" w14:textId="77777777" w:rsidTr="00C6320D">
        <w:tc>
          <w:tcPr>
            <w:tcW w:w="6745" w:type="dxa"/>
            <w:vMerge w:val="restart"/>
          </w:tcPr>
          <w:p w14:paraId="19E7EAC4" w14:textId="77777777" w:rsidR="00B26D0D" w:rsidRDefault="00B26D0D" w:rsidP="00C6320D">
            <w:r w:rsidRPr="00AC6557">
              <w:rPr>
                <w:noProof/>
              </w:rPr>
              <w:drawing>
                <wp:inline distT="0" distB="0" distL="0" distR="0" wp14:anchorId="65E9C76B" wp14:editId="43A4815D">
                  <wp:extent cx="1786639" cy="599846"/>
                  <wp:effectExtent l="0" t="0" r="4445" b="0"/>
                  <wp:docPr id="1255117711" name="Picture 1255117711" descr="A diagram of a wi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97315" name="Picture 1" descr="A diagram of a wire&#10;&#10;Description automatically generated with medium confidence"/>
                          <pic:cNvPicPr/>
                        </pic:nvPicPr>
                        <pic:blipFill>
                          <a:blip r:embed="rId13"/>
                          <a:stretch>
                            <a:fillRect/>
                          </a:stretch>
                        </pic:blipFill>
                        <pic:spPr>
                          <a:xfrm>
                            <a:off x="0" y="0"/>
                            <a:ext cx="1871983" cy="628499"/>
                          </a:xfrm>
                          <a:prstGeom prst="rect">
                            <a:avLst/>
                          </a:prstGeom>
                        </pic:spPr>
                      </pic:pic>
                    </a:graphicData>
                  </a:graphic>
                </wp:inline>
              </w:drawing>
            </w:r>
          </w:p>
        </w:tc>
        <w:tc>
          <w:tcPr>
            <w:tcW w:w="2605" w:type="dxa"/>
          </w:tcPr>
          <w:p w14:paraId="71262383" w14:textId="77777777" w:rsidR="00B26D0D" w:rsidRDefault="00B26D0D" w:rsidP="00C6320D">
            <w:r>
              <w:rPr>
                <w:b/>
                <w:bCs/>
                <w:noProof/>
              </w:rPr>
              <w:drawing>
                <wp:inline distT="0" distB="0" distL="0" distR="0" wp14:anchorId="564DF265" wp14:editId="1CEC2B5F">
                  <wp:extent cx="404895" cy="1197287"/>
                  <wp:effectExtent l="0" t="2540" r="0" b="0"/>
                  <wp:docPr id="1801607495" name="Picture 1801607495" descr="A ruler and a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07495" name="Picture 1801607495" descr="A ruler and a wire&#10;&#10;Description automatically generated"/>
                          <pic:cNvPicPr/>
                        </pic:nvPicPr>
                        <pic:blipFill rotWithShape="1">
                          <a:blip r:embed="rId14" cstate="print">
                            <a:extLst>
                              <a:ext uri="{28A0092B-C50C-407E-A947-70E740481C1C}">
                                <a14:useLocalDpi xmlns:a14="http://schemas.microsoft.com/office/drawing/2010/main" val="0"/>
                              </a:ext>
                            </a:extLst>
                          </a:blip>
                          <a:srcRect l="9787" t="19163" r="56347" b="5633"/>
                          <a:stretch/>
                        </pic:blipFill>
                        <pic:spPr bwMode="auto">
                          <a:xfrm rot="5400000">
                            <a:off x="0" y="0"/>
                            <a:ext cx="425667" cy="1258709"/>
                          </a:xfrm>
                          <a:prstGeom prst="rect">
                            <a:avLst/>
                          </a:prstGeom>
                          <a:ln>
                            <a:noFill/>
                          </a:ln>
                          <a:extLst>
                            <a:ext uri="{53640926-AAD7-44D8-BBD7-CCE9431645EC}">
                              <a14:shadowObscured xmlns:a14="http://schemas.microsoft.com/office/drawing/2010/main"/>
                            </a:ext>
                          </a:extLst>
                        </pic:spPr>
                      </pic:pic>
                    </a:graphicData>
                  </a:graphic>
                </wp:inline>
              </w:drawing>
            </w:r>
          </w:p>
        </w:tc>
      </w:tr>
      <w:tr w:rsidR="00B26D0D" w14:paraId="2FE3C5D1" w14:textId="77777777" w:rsidTr="00C6320D">
        <w:tc>
          <w:tcPr>
            <w:tcW w:w="6745" w:type="dxa"/>
            <w:vMerge/>
          </w:tcPr>
          <w:p w14:paraId="684725D7" w14:textId="77777777" w:rsidR="00B26D0D" w:rsidRDefault="00B26D0D" w:rsidP="00C6320D"/>
        </w:tc>
        <w:tc>
          <w:tcPr>
            <w:tcW w:w="2605" w:type="dxa"/>
          </w:tcPr>
          <w:p w14:paraId="0C839B26" w14:textId="77777777" w:rsidR="00B26D0D" w:rsidRDefault="00B26D0D" w:rsidP="00C6320D">
            <w:r>
              <w:rPr>
                <w:noProof/>
              </w:rPr>
              <w:drawing>
                <wp:inline distT="0" distB="0" distL="0" distR="0" wp14:anchorId="7CD7EFCD" wp14:editId="47140610">
                  <wp:extent cx="1225849" cy="453791"/>
                  <wp:effectExtent l="0" t="0" r="0" b="3810"/>
                  <wp:docPr id="1779131392" name="Picture 1779131392" descr="A close-up of a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31392" name="Picture 1779131392" descr="A close-up of a wire&#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21927" t="64296"/>
                          <a:stretch/>
                        </pic:blipFill>
                        <pic:spPr bwMode="auto">
                          <a:xfrm>
                            <a:off x="0" y="0"/>
                            <a:ext cx="1258440" cy="46585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26D0D" w14:paraId="25915075" w14:textId="77777777" w:rsidTr="00C6320D">
        <w:tc>
          <w:tcPr>
            <w:tcW w:w="6745" w:type="dxa"/>
          </w:tcPr>
          <w:p w14:paraId="5028A191" w14:textId="77777777" w:rsidR="00B26D0D" w:rsidRDefault="00B26D0D">
            <w:pPr>
              <w:jc w:val="center"/>
              <w:pPrChange w:id="25" w:author="Kamau Wright" w:date="2023-11-20T17:34:00Z">
                <w:pPr/>
              </w:pPrChange>
            </w:pPr>
            <w:r>
              <w:t>(a)</w:t>
            </w:r>
          </w:p>
        </w:tc>
        <w:tc>
          <w:tcPr>
            <w:tcW w:w="2605" w:type="dxa"/>
          </w:tcPr>
          <w:p w14:paraId="41CB0BD2" w14:textId="77777777" w:rsidR="00B26D0D" w:rsidRDefault="00B26D0D">
            <w:pPr>
              <w:jc w:val="center"/>
              <w:pPrChange w:id="26" w:author="Kamau Wright" w:date="2023-11-20T17:34:00Z">
                <w:pPr/>
              </w:pPrChange>
            </w:pPr>
            <w:commentRangeStart w:id="27"/>
            <w:r>
              <w:t>(b)</w:t>
            </w:r>
            <w:commentRangeEnd w:id="27"/>
            <w:r w:rsidR="00A91B3C">
              <w:rPr>
                <w:rStyle w:val="CommentReference"/>
                <w:kern w:val="2"/>
              </w:rPr>
              <w:commentReference w:id="27"/>
            </w:r>
          </w:p>
        </w:tc>
      </w:tr>
    </w:tbl>
    <w:p w14:paraId="70298D31" w14:textId="0BA665C9" w:rsidR="00B26D0D" w:rsidRDefault="00EC7128" w:rsidP="00F666A7">
      <w:pPr>
        <w:pStyle w:val="Caption"/>
      </w:pPr>
      <w:bookmarkStart w:id="28" w:name="_Toc155705925"/>
      <w:r w:rsidRPr="00EC7128">
        <w:rPr>
          <w:b/>
          <w:bCs/>
        </w:rPr>
        <w:t>FIGURE</w:t>
      </w:r>
      <w:r w:rsidR="00F666A7" w:rsidRPr="00EC7128">
        <w:rPr>
          <w:b/>
          <w:bCs/>
        </w:rPr>
        <w:t xml:space="preserve"> </w:t>
      </w:r>
      <w:r w:rsidR="00F666A7" w:rsidRPr="00EC7128">
        <w:rPr>
          <w:b/>
          <w:bCs/>
        </w:rPr>
        <w:fldChar w:fldCharType="begin"/>
      </w:r>
      <w:r w:rsidR="00F666A7" w:rsidRPr="00EC7128">
        <w:rPr>
          <w:b/>
          <w:bCs/>
        </w:rPr>
        <w:instrText xml:space="preserve"> SEQ Figure \* ARABIC </w:instrText>
      </w:r>
      <w:r w:rsidR="00F666A7" w:rsidRPr="00EC7128">
        <w:rPr>
          <w:b/>
          <w:bCs/>
        </w:rPr>
        <w:fldChar w:fldCharType="separate"/>
      </w:r>
      <w:r w:rsidRPr="00EC7128">
        <w:rPr>
          <w:b/>
          <w:bCs/>
          <w:noProof/>
        </w:rPr>
        <w:t>1</w:t>
      </w:r>
      <w:r w:rsidR="00F666A7" w:rsidRPr="00EC7128">
        <w:rPr>
          <w:b/>
          <w:bCs/>
        </w:rPr>
        <w:fldChar w:fldCharType="end"/>
      </w:r>
      <w:r w:rsidR="00F666A7">
        <w:t xml:space="preserve">: </w:t>
      </w:r>
      <w:r w:rsidRPr="00EC7128">
        <w:rPr>
          <w:rFonts w:ascii="Times New Roman" w:hAnsi="Times New Roman" w:cs="Times New Roman"/>
          <w:sz w:val="18"/>
        </w:rPr>
        <w:t>THERMOCOUPLES ENDS HAVE AN IMPACT ON THE MEASUREMENTS: (A) TWISTED AND LOTS OF WIRE EXPOSED; B) WELDED AND ONLY THE JUNCTION IS EXPOSED.</w:t>
      </w:r>
      <w:bookmarkEnd w:id="28"/>
    </w:p>
    <w:p w14:paraId="6309756C" w14:textId="1E77464C" w:rsidR="00B26D0D" w:rsidRDefault="00B26D0D" w:rsidP="00746C3A">
      <w:pPr>
        <w:ind w:firstLine="720"/>
      </w:pPr>
      <w:r w:rsidRPr="001167D1">
        <w:t xml:space="preserve">On the </w:t>
      </w:r>
      <w:del w:id="29" w:author="Brandon Bunt" w:date="2024-01-12T00:05:00Z">
        <w:r w:rsidRPr="001167D1" w:rsidDel="00A91B3C">
          <w:delText xml:space="preserve">left </w:delText>
        </w:r>
      </w:del>
      <w:ins w:id="30" w:author="Brandon Bunt" w:date="2024-01-12T00:05:00Z">
        <w:r w:rsidR="00A91B3C">
          <w:t>top right</w:t>
        </w:r>
        <w:r w:rsidR="00A91B3C" w:rsidRPr="001167D1">
          <w:t xml:space="preserve"> </w:t>
        </w:r>
      </w:ins>
      <w:r w:rsidRPr="001167D1">
        <w:t xml:space="preserve">is a type T thermocouple for surface contact measurement with a twisted end, and on the </w:t>
      </w:r>
      <w:ins w:id="31" w:author="Brandon Bunt" w:date="2024-01-12T00:05:00Z">
        <w:r w:rsidR="00A91B3C">
          <w:t xml:space="preserve">bottom </w:t>
        </w:r>
      </w:ins>
      <w:r w:rsidRPr="001167D1">
        <w:t xml:space="preserve">right is a type K thermocouple with a welded tip. Although the type T thermocouple is more resistant to noise due to its twisted tip, temperature is recorded from the point of first contact between the two metals that make up the thermocouple. In this case, the left type T thermocouple will record temperatures at the bottom twist, where the green shrink wrap ends, and the exposed metal begins. When inserted into the holes along the LHCM, this area aligns with the PTFE insulation, instead of the sample to be measured. This can result in incorrect readings, as the thermocouple will output the temperature of the PTFE or the local air directly around that point instead of the center of the sample. Once this was determined, all the thermocouples were adjusted to only feature two or three twists and were wound as tight as possible to allow the twisted portion of each thermocouple to reach the inner center of the sample. </w:t>
      </w:r>
    </w:p>
    <w:p w14:paraId="350D3131" w14:textId="77777777" w:rsidR="00746C3A" w:rsidRDefault="00746C3A" w:rsidP="00746C3A">
      <w:pPr>
        <w:ind w:firstLine="720"/>
      </w:pPr>
    </w:p>
    <w:p w14:paraId="3C925A2A" w14:textId="77777777" w:rsidR="00746C3A" w:rsidRDefault="005E30F5" w:rsidP="00746C3A">
      <w:pPr>
        <w:suppressAutoHyphens w:val="0"/>
        <w:overflowPunct/>
        <w:autoSpaceDE/>
        <w:autoSpaceDN/>
        <w:adjustRightInd/>
        <w:spacing w:after="160" w:line="259" w:lineRule="auto"/>
        <w:ind w:firstLine="720"/>
        <w:jc w:val="left"/>
        <w:textAlignment w:val="auto"/>
      </w:pPr>
      <w:r w:rsidRPr="00EF3067">
        <w:t>To ensure accurate temperature measurement, thermocouple tips were pushed all the way to center axis of LHCM, by pushing them all the way in and taking advantage of the friction between the thermocouple’s fiberglass sheathing and the PTFE to secure them in place</w:t>
      </w:r>
      <w:r w:rsidRPr="00244E9D">
        <w:t>.</w:t>
      </w:r>
      <w:r w:rsidRPr="00EF3067">
        <w:t xml:space="preserve"> </w:t>
      </w:r>
    </w:p>
    <w:p w14:paraId="27687731" w14:textId="18198445" w:rsidR="005E30F5" w:rsidRDefault="00746C3A" w:rsidP="00746C3A">
      <w:pPr>
        <w:suppressAutoHyphens w:val="0"/>
        <w:overflowPunct/>
        <w:autoSpaceDE/>
        <w:autoSpaceDN/>
        <w:adjustRightInd/>
        <w:spacing w:after="160" w:line="259" w:lineRule="auto"/>
        <w:ind w:firstLine="720"/>
        <w:jc w:val="left"/>
        <w:textAlignment w:val="auto"/>
      </w:pPr>
      <w:r>
        <w:t>Additionally, t</w:t>
      </w:r>
      <w:r w:rsidR="005E30F5">
        <w:t>o ensure only the</w:t>
      </w:r>
      <w:r w:rsidR="005E30F5" w:rsidRPr="00EF3067">
        <w:t xml:space="preserve"> very tips of the thermocouples were exposed</w:t>
      </w:r>
      <w:r w:rsidR="005E30F5">
        <w:t>, the fiberglass sheathing was cut close to the tip, and all thermocouples tips were welded. Frayed fiberglass was carefully removed with a sharp blade or scissors</w:t>
      </w:r>
    </w:p>
    <w:p w14:paraId="1FDE7E41" w14:textId="1C48BB47" w:rsidR="004571F0" w:rsidRPr="00BC4581" w:rsidRDefault="005E30F5" w:rsidP="00BC4581">
      <w:pPr>
        <w:pStyle w:val="BodyTextIndent"/>
        <w:numPr>
          <w:ilvl w:val="1"/>
          <w:numId w:val="5"/>
        </w:numPr>
        <w:rPr>
          <w:rFonts w:ascii="Arial" w:hAnsi="Arial" w:cs="Arial"/>
          <w:b/>
          <w:kern w:val="0"/>
        </w:rPr>
      </w:pPr>
      <w:r>
        <w:rPr>
          <w:rFonts w:ascii="Arial" w:hAnsi="Arial" w:cs="Arial"/>
          <w:b/>
          <w:kern w:val="0"/>
        </w:rPr>
        <w:t>System Insulation</w:t>
      </w:r>
    </w:p>
    <w:p w14:paraId="1D1F4B29" w14:textId="59D68828" w:rsidR="004571F0" w:rsidRDefault="004571F0" w:rsidP="00746C3A">
      <w:pPr>
        <w:suppressAutoHyphens w:val="0"/>
        <w:overflowPunct/>
        <w:autoSpaceDE/>
        <w:autoSpaceDN/>
        <w:adjustRightInd/>
        <w:spacing w:after="160" w:line="259" w:lineRule="auto"/>
        <w:ind w:firstLine="360"/>
        <w:jc w:val="left"/>
        <w:textAlignment w:val="auto"/>
        <w:rPr>
          <w:color w:val="000000" w:themeColor="text1"/>
        </w:rPr>
      </w:pPr>
      <w:r>
        <w:t xml:space="preserve">A PVC tube with a 2.5 inch inner diameter was cut to 12.5 inches to act as an additional insulative layer. Since the diameter of the PTFE insulation is 2 inches, a 0.5” ring of still air was effectively created around the central LHCM column. This still air provided additional insulation. </w:t>
      </w:r>
    </w:p>
    <w:p w14:paraId="53F1F4E1" w14:textId="1ECD4A91" w:rsidR="005E30F5" w:rsidRPr="004571F0" w:rsidRDefault="004571F0" w:rsidP="00746C3A">
      <w:pPr>
        <w:suppressAutoHyphens w:val="0"/>
        <w:overflowPunct/>
        <w:autoSpaceDE/>
        <w:autoSpaceDN/>
        <w:adjustRightInd/>
        <w:spacing w:after="160" w:line="259" w:lineRule="auto"/>
        <w:ind w:firstLine="360"/>
        <w:jc w:val="left"/>
        <w:textAlignment w:val="auto"/>
        <w:rPr>
          <w:color w:val="000000" w:themeColor="text1"/>
        </w:rPr>
      </w:pPr>
      <w:r>
        <w:rPr>
          <w:color w:val="000000" w:themeColor="text1"/>
        </w:rPr>
        <w:t>Additionally, a</w:t>
      </w:r>
      <w:r w:rsidR="002C7C50">
        <w:rPr>
          <w:color w:val="000000" w:themeColor="text1"/>
        </w:rPr>
        <w:t xml:space="preserve"> 0.32</w:t>
      </w:r>
      <w:r w:rsidR="005E30F5">
        <w:rPr>
          <w:color w:val="000000" w:themeColor="text1"/>
        </w:rPr>
        <w:t xml:space="preserve"> inch </w:t>
      </w:r>
      <w:r w:rsidR="002C7C50">
        <w:rPr>
          <w:color w:val="000000" w:themeColor="text1"/>
        </w:rPr>
        <w:t xml:space="preserve">thick </w:t>
      </w:r>
      <w:r w:rsidR="005E30F5">
        <w:rPr>
          <w:color w:val="000000" w:themeColor="text1"/>
        </w:rPr>
        <w:t xml:space="preserve">ring of brass was removed from the original </w:t>
      </w:r>
      <w:r w:rsidR="005E30F5" w:rsidRPr="005E30F5">
        <w:rPr>
          <w:color w:val="000000" w:themeColor="text1"/>
        </w:rPr>
        <w:t>brass heater shroud to add a layer of still air for improved insulation</w:t>
      </w:r>
      <w:r w:rsidR="005E30F5">
        <w:rPr>
          <w:color w:val="000000" w:themeColor="text1"/>
        </w:rPr>
        <w:t xml:space="preserve">. </w:t>
      </w:r>
      <w:r>
        <w:rPr>
          <w:color w:val="000000" w:themeColor="text1"/>
        </w:rPr>
        <w:t xml:space="preserve">The LHCM with the original brass </w:t>
      </w:r>
      <w:r>
        <w:rPr>
          <w:color w:val="000000" w:themeColor="text1"/>
        </w:rPr>
        <w:lastRenderedPageBreak/>
        <w:t xml:space="preserve">heater shroud would reach surface temperatures on the PTFE above 70°C around the top portion that housed the heater. After this modification, temperatures at the same location stayed between 30-36°C. </w:t>
      </w:r>
    </w:p>
    <w:p w14:paraId="7741D5BA" w14:textId="77777777" w:rsidR="005E30F5" w:rsidRDefault="005E30F5" w:rsidP="005E30F5">
      <w:pPr>
        <w:pStyle w:val="BodyTextIndent"/>
        <w:numPr>
          <w:ilvl w:val="1"/>
          <w:numId w:val="5"/>
        </w:numPr>
        <w:rPr>
          <w:rFonts w:ascii="Arial" w:hAnsi="Arial" w:cs="Arial"/>
          <w:b/>
          <w:kern w:val="0"/>
        </w:rPr>
      </w:pPr>
      <w:r>
        <w:rPr>
          <w:rFonts w:ascii="Arial" w:hAnsi="Arial" w:cs="Arial"/>
          <w:b/>
          <w:kern w:val="0"/>
        </w:rPr>
        <w:t>Ice Bath and Isothermal Boundary Layer</w:t>
      </w:r>
    </w:p>
    <w:p w14:paraId="68CA3532" w14:textId="31370A73" w:rsidR="005E30F5" w:rsidRDefault="00746C3A" w:rsidP="005E30F5">
      <w:pPr>
        <w:suppressAutoHyphens w:val="0"/>
        <w:overflowPunct/>
        <w:autoSpaceDE/>
        <w:autoSpaceDN/>
        <w:adjustRightInd/>
        <w:spacing w:after="160" w:line="259" w:lineRule="auto"/>
        <w:jc w:val="left"/>
        <w:textAlignment w:val="auto"/>
      </w:pPr>
      <w:r>
        <w:t xml:space="preserve">To monitor the temperature of the ice bath, a </w:t>
      </w:r>
      <w:r w:rsidR="005E30F5">
        <w:t xml:space="preserve">handheld thermocouple reader and two NPT ¼” threaded k-type thermocouples </w:t>
      </w:r>
      <w:r>
        <w:t xml:space="preserve">was used </w:t>
      </w:r>
      <w:r w:rsidR="005E30F5">
        <w:t xml:space="preserve">to </w:t>
      </w:r>
      <w:r>
        <w:t>compare</w:t>
      </w:r>
      <w:r w:rsidR="005E30F5">
        <w:t xml:space="preserve"> the inlet and outlet temperature of cold water loop. </w:t>
      </w:r>
    </w:p>
    <w:p w14:paraId="52C87331" w14:textId="07657C41" w:rsidR="005E30F5" w:rsidRDefault="005E30F5" w:rsidP="005E30F5">
      <w:pPr>
        <w:suppressAutoHyphens w:val="0"/>
        <w:overflowPunct/>
        <w:autoSpaceDE/>
        <w:autoSpaceDN/>
        <w:adjustRightInd/>
        <w:spacing w:after="160" w:line="259" w:lineRule="auto"/>
        <w:jc w:val="left"/>
        <w:textAlignment w:val="auto"/>
      </w:pPr>
      <w:r>
        <w:t xml:space="preserve">Ice was monitored visually to ensure most had not yet melted. </w:t>
      </w:r>
      <w:r w:rsidR="00746C3A">
        <w:t>Throughout the duration of each experiment</w:t>
      </w:r>
      <w:r>
        <w:t>, ice was continuously added</w:t>
      </w:r>
      <w:r w:rsidR="00746C3A">
        <w:t xml:space="preserve"> to the bath</w:t>
      </w:r>
      <w:r>
        <w:t>.</w:t>
      </w:r>
    </w:p>
    <w:p w14:paraId="7C3FF837" w14:textId="33B146C5" w:rsidR="005E30F5" w:rsidRPr="005E30F5" w:rsidRDefault="005E30F5" w:rsidP="005E30F5">
      <w:pPr>
        <w:pStyle w:val="BodyTextIndent"/>
        <w:numPr>
          <w:ilvl w:val="1"/>
          <w:numId w:val="5"/>
        </w:numPr>
        <w:rPr>
          <w:rFonts w:ascii="Arial" w:hAnsi="Arial" w:cs="Arial"/>
          <w:b/>
          <w:kern w:val="0"/>
        </w:rPr>
      </w:pPr>
      <w:r w:rsidRPr="005E30F5">
        <w:rPr>
          <w:rFonts w:ascii="Arial" w:hAnsi="Arial" w:cs="Arial"/>
          <w:b/>
          <w:kern w:val="0"/>
        </w:rPr>
        <w:t>Combating Contact Resistance</w:t>
      </w:r>
    </w:p>
    <w:p w14:paraId="2564A2A9" w14:textId="14AF7243" w:rsidR="005E30F5" w:rsidRDefault="005E30F5" w:rsidP="005E30F5">
      <w:pPr>
        <w:suppressAutoHyphens w:val="0"/>
        <w:overflowPunct/>
        <w:autoSpaceDE/>
        <w:autoSpaceDN/>
        <w:adjustRightInd/>
        <w:spacing w:after="160" w:line="259" w:lineRule="auto"/>
        <w:jc w:val="left"/>
        <w:textAlignment w:val="auto"/>
      </w:pPr>
      <w:r w:rsidRPr="005E30F5">
        <w:t xml:space="preserve">1. Thermal paste was applied between each sample and brass conduction paths. For every new test, fresh thermal paste was applied on either side of the sample. </w:t>
      </w:r>
    </w:p>
    <w:p w14:paraId="24D76D16" w14:textId="79830F49" w:rsidR="00550A52" w:rsidRPr="005E30F5" w:rsidRDefault="005E30F5" w:rsidP="005E30F5">
      <w:pPr>
        <w:suppressAutoHyphens w:val="0"/>
        <w:overflowPunct/>
        <w:autoSpaceDE/>
        <w:autoSpaceDN/>
        <w:adjustRightInd/>
        <w:spacing w:after="160" w:line="259" w:lineRule="auto"/>
        <w:jc w:val="left"/>
        <w:textAlignment w:val="auto"/>
      </w:pPr>
      <w:r>
        <w:t xml:space="preserve">2. For samples that produce an oxide layer, such as stainless steel, the sample was thoroughly scrubbed with an abrasive sponge to remove the oxide layer. </w:t>
      </w:r>
    </w:p>
    <w:p w14:paraId="4E2A6E2A" w14:textId="57467FAC" w:rsidR="00390A3A" w:rsidRPr="0012344E" w:rsidRDefault="001B7B91" w:rsidP="005E134D">
      <w:pPr>
        <w:pStyle w:val="BodyTextIndent"/>
        <w:numPr>
          <w:ilvl w:val="0"/>
          <w:numId w:val="3"/>
        </w:numPr>
        <w:ind w:left="360"/>
        <w:rPr>
          <w:rFonts w:ascii="Arial" w:hAnsi="Arial" w:cs="Arial"/>
          <w:b/>
          <w:kern w:val="0"/>
        </w:rPr>
      </w:pPr>
      <w:r>
        <w:rPr>
          <w:rFonts w:ascii="Arial" w:hAnsi="Arial" w:cs="Arial"/>
          <w:b/>
          <w:kern w:val="0"/>
        </w:rPr>
        <w:t>MATERIALS AND METHODS</w:t>
      </w:r>
    </w:p>
    <w:p w14:paraId="4CD10D3C" w14:textId="77777777" w:rsidR="00A31548" w:rsidRDefault="008C095F" w:rsidP="000552C1">
      <w:pPr>
        <w:pStyle w:val="BodyTextIndent"/>
        <w:rPr>
          <w:kern w:val="0"/>
        </w:rPr>
      </w:pPr>
      <w:r>
        <w:rPr>
          <w:kern w:val="0"/>
        </w:rPr>
        <w:t>All materials and methods that have been used in the work must be stated clearly. Subtitles should be used when necessary.</w:t>
      </w:r>
    </w:p>
    <w:p w14:paraId="6E57B5A7" w14:textId="77777777" w:rsidR="003115DF" w:rsidRDefault="003115DF" w:rsidP="000552C1">
      <w:pPr>
        <w:pStyle w:val="BodyTextIndent"/>
        <w:rPr>
          <w:kern w:val="0"/>
        </w:rPr>
      </w:pPr>
    </w:p>
    <w:p w14:paraId="27921E4C" w14:textId="77777777" w:rsidR="003115DF" w:rsidRDefault="003115DF" w:rsidP="003115DF">
      <w:pPr>
        <w:keepNext/>
        <w:jc w:val="center"/>
      </w:pPr>
      <w:r>
        <w:rPr>
          <w:b/>
          <w:bCs/>
          <w:noProof/>
        </w:rPr>
        <w:drawing>
          <wp:inline distT="0" distB="0" distL="0" distR="0" wp14:anchorId="5EB77182" wp14:editId="35E0C699">
            <wp:extent cx="3374838" cy="1901952"/>
            <wp:effectExtent l="0" t="0" r="3810" b="3175"/>
            <wp:docPr id="1419253657" name="Picture 1" descr="Diagram of 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53657" name="Picture 1" descr="Diagram of a diagram of a devi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83802" cy="1907004"/>
                    </a:xfrm>
                    <a:prstGeom prst="rect">
                      <a:avLst/>
                    </a:prstGeom>
                  </pic:spPr>
                </pic:pic>
              </a:graphicData>
            </a:graphic>
          </wp:inline>
        </w:drawing>
      </w:r>
      <w:commentRangeStart w:id="32"/>
      <w:commentRangeEnd w:id="32"/>
      <w:r>
        <w:rPr>
          <w:rStyle w:val="CommentReference"/>
        </w:rPr>
        <w:commentReference w:id="32"/>
      </w:r>
    </w:p>
    <w:p w14:paraId="3AC80C71" w14:textId="478A9253" w:rsidR="003115DF" w:rsidRPr="008F46BA" w:rsidRDefault="00E74F36" w:rsidP="008F46BA">
      <w:pPr>
        <w:pStyle w:val="Caption"/>
        <w:jc w:val="center"/>
        <w:rPr>
          <w:rFonts w:ascii="Times New Roman" w:hAnsi="Times New Roman" w:cs="Times New Roman"/>
        </w:rPr>
      </w:pPr>
      <w:bookmarkStart w:id="33" w:name="_Toc155705926"/>
      <w:r w:rsidRPr="00E74F36">
        <w:rPr>
          <w:b/>
          <w:bCs/>
        </w:rPr>
        <w:t xml:space="preserve">FIGURE </w:t>
      </w:r>
      <w:r w:rsidR="00F666A7" w:rsidRPr="00E74F36">
        <w:rPr>
          <w:b/>
          <w:bCs/>
        </w:rPr>
        <w:fldChar w:fldCharType="begin"/>
      </w:r>
      <w:r w:rsidR="00F666A7" w:rsidRPr="00E74F36">
        <w:rPr>
          <w:b/>
          <w:bCs/>
        </w:rPr>
        <w:instrText xml:space="preserve"> SEQ Figure \* ARABIC </w:instrText>
      </w:r>
      <w:r w:rsidR="00F666A7" w:rsidRPr="00E74F36">
        <w:rPr>
          <w:b/>
          <w:bCs/>
        </w:rPr>
        <w:fldChar w:fldCharType="separate"/>
      </w:r>
      <w:r w:rsidRPr="00E74F36">
        <w:rPr>
          <w:b/>
          <w:bCs/>
          <w:noProof/>
        </w:rPr>
        <w:t>2</w:t>
      </w:r>
      <w:r w:rsidR="00F666A7" w:rsidRPr="00E74F36">
        <w:rPr>
          <w:b/>
          <w:bCs/>
        </w:rPr>
        <w:fldChar w:fldCharType="end"/>
      </w:r>
      <w:r w:rsidRPr="00E74F36">
        <w:rPr>
          <w:b/>
          <w:bCs/>
        </w:rPr>
        <w:t xml:space="preserve"> –</w:t>
      </w:r>
      <w:r>
        <w:t xml:space="preserve"> </w:t>
      </w:r>
      <w:r w:rsidRPr="00E74F36">
        <w:rPr>
          <w:rFonts w:ascii="Times New Roman" w:hAnsi="Times New Roman" w:cs="Times New Roman"/>
          <w:sz w:val="18"/>
        </w:rPr>
        <w:t xml:space="preserve">CROSS-SECTION SCHEMATIC OF LHCM WITH TEST SECTION </w:t>
      </w:r>
      <w:r>
        <w:rPr>
          <w:rFonts w:ascii="Times New Roman" w:hAnsi="Times New Roman" w:cs="Times New Roman"/>
          <w:sz w:val="18"/>
        </w:rPr>
        <w:t>“</w:t>
      </w:r>
      <w:r w:rsidRPr="00E74F36">
        <w:rPr>
          <w:rFonts w:ascii="Times New Roman" w:hAnsi="Times New Roman" w:cs="Times New Roman"/>
          <w:sz w:val="18"/>
        </w:rPr>
        <w:t>DE</w:t>
      </w:r>
      <w:bookmarkEnd w:id="33"/>
      <w:r>
        <w:rPr>
          <w:rFonts w:ascii="Times New Roman" w:hAnsi="Times New Roman" w:cs="Times New Roman"/>
          <w:sz w:val="18"/>
        </w:rPr>
        <w:t>”</w:t>
      </w:r>
    </w:p>
    <w:p w14:paraId="0AC8C2BC" w14:textId="793E4646" w:rsidR="008C095F" w:rsidRPr="008C095F" w:rsidRDefault="005E30F5" w:rsidP="005E134D">
      <w:pPr>
        <w:pStyle w:val="BodyTextIndent"/>
        <w:ind w:firstLine="0"/>
        <w:rPr>
          <w:rFonts w:ascii="Arial" w:hAnsi="Arial" w:cs="Arial"/>
          <w:b/>
          <w:kern w:val="0"/>
        </w:rPr>
      </w:pPr>
      <w:r>
        <w:rPr>
          <w:rFonts w:ascii="Arial" w:hAnsi="Arial" w:cs="Arial"/>
          <w:b/>
          <w:kern w:val="0"/>
        </w:rPr>
        <w:t>3</w:t>
      </w:r>
      <w:r w:rsidR="008C095F" w:rsidRPr="008C095F">
        <w:rPr>
          <w:rFonts w:ascii="Arial" w:hAnsi="Arial" w:cs="Arial"/>
          <w:b/>
          <w:kern w:val="0"/>
        </w:rPr>
        <w:t xml:space="preserve">.1 </w:t>
      </w:r>
      <w:r>
        <w:rPr>
          <w:rFonts w:ascii="Arial" w:hAnsi="Arial" w:cs="Arial"/>
          <w:b/>
          <w:kern w:val="0"/>
        </w:rPr>
        <w:t>Procedure</w:t>
      </w:r>
    </w:p>
    <w:p w14:paraId="52E35593" w14:textId="5E2C1B37" w:rsidR="00A31548" w:rsidRDefault="00D97B58" w:rsidP="00D97B58">
      <w:pPr>
        <w:ind w:firstLine="720"/>
      </w:pPr>
      <w:r>
        <w:t xml:space="preserve">First, we </w:t>
      </w:r>
      <w:r w:rsidR="002029B8">
        <w:t>verify</w:t>
      </w:r>
      <w:r>
        <w:t xml:space="preserve"> </w:t>
      </w:r>
      <w:r w:rsidRPr="00D97B58">
        <w:t xml:space="preserve">that the data acquisition system </w:t>
      </w:r>
      <w:r w:rsidR="002029B8">
        <w:t>is</w:t>
      </w:r>
      <w:r>
        <w:t xml:space="preserve"> correctly saving</w:t>
      </w:r>
      <w:r w:rsidRPr="00D97B58">
        <w:t xml:space="preserve"> data via serial communication </w:t>
      </w:r>
      <w:r w:rsidR="002423F0">
        <w:t xml:space="preserve">at a rate of 115200 baud </w:t>
      </w:r>
      <w:r>
        <w:t xml:space="preserve">by observing the live monitor in Serial Studio and confirming all thermocouples read room temperature. Then, </w:t>
      </w:r>
      <w:r w:rsidRPr="00D97B58">
        <w:t>all thermocouples</w:t>
      </w:r>
      <w:r>
        <w:t xml:space="preserve"> </w:t>
      </w:r>
      <w:r w:rsidR="002029B8">
        <w:t>are</w:t>
      </w:r>
      <w:r>
        <w:t xml:space="preserve"> calibrated</w:t>
      </w:r>
      <w:r w:rsidRPr="00D97B58">
        <w:t xml:space="preserve"> with an ice bath. An ice bath </w:t>
      </w:r>
      <w:r w:rsidR="002029B8">
        <w:t>is</w:t>
      </w:r>
      <w:r w:rsidRPr="00D97B58">
        <w:t xml:space="preserve"> prepared by placing the sump pump inside the cooler and carefully filling it with ice as tightly as possible. This ensure</w:t>
      </w:r>
      <w:r w:rsidR="002029B8">
        <w:t>s</w:t>
      </w:r>
      <w:r w:rsidRPr="00D97B58">
        <w:t xml:space="preserve"> that the ice bath achieve a value as close as possible to 0°C throughout the ice bath container. Subsequently, water </w:t>
      </w:r>
      <w:r w:rsidR="002029B8">
        <w:t>is</w:t>
      </w:r>
      <w:r w:rsidRPr="00D97B58">
        <w:t xml:space="preserve"> added into the cooler to fill the gaps between the ice and pump. </w:t>
      </w:r>
    </w:p>
    <w:p w14:paraId="031419ED" w14:textId="1E23EAC8" w:rsidR="002029B8" w:rsidRDefault="002029B8" w:rsidP="002029B8">
      <w:pPr>
        <w:ind w:firstLine="720"/>
      </w:pPr>
      <w:r>
        <w:t xml:space="preserve">Next, each section of the LHCM is stacked on top of each other to assemble a conduction tower, resembling figure </w:t>
      </w:r>
      <w:r w:rsidRPr="002029B8">
        <w:rPr>
          <w:highlight w:val="yellow"/>
        </w:rPr>
        <w:t>2</w:t>
      </w:r>
      <w:r>
        <w:t xml:space="preserve">. Before stacking each piece, thermal paste is applied to the top face of each section. </w:t>
      </w:r>
      <w:commentRangeStart w:id="34"/>
      <w:r>
        <w:t>For example, before the bottom conduction path that houses thermocouples F, G, and H, is placed on top of the cooling loop, thermal paste is applied to the top face of the cooling loop, and then the bottom conduction path is placed on top.</w:t>
      </w:r>
      <w:commentRangeEnd w:id="34"/>
      <w:r w:rsidR="008629AF">
        <w:rPr>
          <w:rStyle w:val="CommentReference"/>
          <w:rFonts w:asciiTheme="minorHAnsi" w:eastAsiaTheme="minorHAnsi" w:hAnsiTheme="minorHAnsi" w:cstheme="minorBidi"/>
          <w:kern w:val="2"/>
          <w14:ligatures w14:val="standardContextual"/>
        </w:rPr>
        <w:commentReference w:id="34"/>
      </w:r>
      <w:r>
        <w:t xml:space="preserve"> Force is slowly and carefully applied until it is clear the PTFE insulation has snapped together. The PTFE insulation features protruding and recessed geometry that allows each section of the LHCM to snap together. During this step, it is sometimes necessary to use a scour pad to remove any deteriorated or dried thermal paste from previous experiments on the faces of the brass conduction paths or sample materials. If a sample material different from the previous experiment is being tested, force is applied gently on the sample material until it is removed from the 30mm long PTFE insulation sleeve. Thermal paste is freshly applied to the top face of the sample, and it is stacked on top of the bottom conduction portion of the LHCM.</w:t>
      </w:r>
    </w:p>
    <w:p w14:paraId="5BD36AF7" w14:textId="4313B4B0" w:rsidR="00BD590B" w:rsidRPr="008629AF" w:rsidRDefault="008629AF" w:rsidP="00BD590B">
      <w:pPr>
        <w:ind w:firstLine="720"/>
      </w:pPr>
      <w:ins w:id="35" w:author="Brandon Bunt" w:date="2024-01-12T00:40:00Z">
        <w:r w:rsidRPr="008629AF">
          <w:t xml:space="preserve">The separate sections of the LHCM assembled together can be referred to as the “conduction tower”. </w:t>
        </w:r>
      </w:ins>
      <w:commentRangeStart w:id="36"/>
      <w:del w:id="37" w:author="Brandon Bunt" w:date="2024-01-12T00:40:00Z">
        <w:r w:rsidR="00BD590B" w:rsidRPr="008629AF" w:rsidDel="008629AF">
          <w:delText>The assembled heat tower was placed in t</w:delText>
        </w:r>
        <w:commentRangeEnd w:id="36"/>
        <w:r w:rsidR="002029B8" w:rsidRPr="008629AF" w:rsidDel="008629AF">
          <w:rPr>
            <w:rStyle w:val="CommentReference"/>
            <w:rFonts w:asciiTheme="minorHAnsi" w:eastAsiaTheme="minorHAnsi" w:hAnsiTheme="minorHAnsi" w:cstheme="minorBidi"/>
            <w:kern w:val="2"/>
            <w14:ligatures w14:val="standardContextual"/>
          </w:rPr>
          <w:commentReference w:id="36"/>
        </w:r>
        <w:r w:rsidR="00BD590B" w:rsidRPr="008629AF" w:rsidDel="008629AF">
          <w:delText>he center of the insulative sleeve.</w:delText>
        </w:r>
      </w:del>
      <w:ins w:id="38" w:author="Brandon Bunt" w:date="2024-01-12T00:40:00Z">
        <w:r w:rsidRPr="008629AF">
          <w:t>The insulative PVC</w:t>
        </w:r>
      </w:ins>
      <w:ins w:id="39" w:author="Brandon Bunt" w:date="2024-01-12T00:41:00Z">
        <w:r w:rsidRPr="008629AF">
          <w:t xml:space="preserve"> tube is placed over the tower. </w:t>
        </w:r>
      </w:ins>
      <w:ins w:id="40" w:author="Brandon Bunt" w:date="2024-01-12T00:42:00Z">
        <w:r w:rsidRPr="008629AF">
          <w:t xml:space="preserve">The LHCM is viewed from above to ensure the PVC tube is concentric with the conduction tower. </w:t>
        </w:r>
      </w:ins>
      <w:r w:rsidR="00BD590B" w:rsidRPr="008629AF">
        <w:t xml:space="preserve"> Next, all thermocouples were fastened </w:t>
      </w:r>
      <w:del w:id="41" w:author="Brandon Bunt" w:date="2024-01-12T00:42:00Z">
        <w:r w:rsidR="00BD590B" w:rsidRPr="008629AF" w:rsidDel="008629AF">
          <w:delText xml:space="preserve">to the sample being tested and the [PUT TESTED SAMPLE HERE]conduction paths by </w:delText>
        </w:r>
      </w:del>
      <w:r w:rsidR="00BD590B" w:rsidRPr="008629AF">
        <w:t xml:space="preserve">inserting the thermocouple through the insulation sleeve and into the center of the cylindrical </w:t>
      </w:r>
      <w:del w:id="42" w:author="Brandon Bunt" w:date="2024-01-12T00:43:00Z">
        <w:r w:rsidR="00BD590B" w:rsidRPr="008629AF" w:rsidDel="008629AF">
          <w:delText xml:space="preserve">apparatus </w:delText>
        </w:r>
      </w:del>
      <w:ins w:id="43" w:author="Brandon Bunt" w:date="2024-01-12T00:43:00Z">
        <w:r w:rsidRPr="008629AF">
          <w:t>conduction tower</w:t>
        </w:r>
        <w:r w:rsidRPr="008629AF">
          <w:t xml:space="preserve"> </w:t>
        </w:r>
      </w:ins>
      <w:r w:rsidR="00BD590B" w:rsidRPr="008629AF">
        <w:t xml:space="preserve">until the thermocouple could not be pushed in further. </w:t>
      </w:r>
      <w:ins w:id="44" w:author="Brandon Bunt" w:date="2024-01-12T00:43:00Z">
        <w:r w:rsidRPr="008629AF">
          <w:t xml:space="preserve">Markings can be made 0.5” from the tip of each thermocouple to verify that it </w:t>
        </w:r>
      </w:ins>
      <w:ins w:id="45" w:author="Brandon Bunt" w:date="2024-01-12T00:44:00Z">
        <w:r w:rsidRPr="008629AF">
          <w:t>reaches the</w:t>
        </w:r>
      </w:ins>
      <w:ins w:id="46" w:author="Brandon Bunt" w:date="2024-01-12T00:43:00Z">
        <w:r w:rsidRPr="008629AF">
          <w:t xml:space="preserve"> center of the conduction tower.</w:t>
        </w:r>
      </w:ins>
    </w:p>
    <w:p w14:paraId="2B3F2852" w14:textId="6D399D10" w:rsidR="00BD590B" w:rsidRDefault="00BD590B" w:rsidP="008629AF">
      <w:pPr>
        <w:ind w:firstLine="720"/>
        <w:rPr>
          <w:ins w:id="47" w:author="Brandon Bunt" w:date="2024-01-12T00:50:00Z"/>
        </w:rPr>
      </w:pPr>
      <w:r w:rsidRPr="008629AF">
        <w:t xml:space="preserve">Next, the insertion heater </w:t>
      </w:r>
      <w:r w:rsidR="008629AF" w:rsidRPr="008629AF">
        <w:t>is</w:t>
      </w:r>
      <w:r w:rsidRPr="008629AF">
        <w:t xml:space="preserve"> powered to </w:t>
      </w:r>
      <w:r w:rsidR="008629AF" w:rsidRPr="008629AF">
        <w:t>the desired input power, q</w:t>
      </w:r>
      <w:r w:rsidR="008629AF" w:rsidRPr="008629AF">
        <w:rPr>
          <w:vertAlign w:val="subscript"/>
        </w:rPr>
        <w:t>in</w:t>
      </w:r>
      <w:r w:rsidR="008629AF" w:rsidRPr="008629AF">
        <w:t xml:space="preserve">, </w:t>
      </w:r>
      <w:r w:rsidRPr="008629AF">
        <w:t xml:space="preserve">with a variable transformer and wattmeter. </w:t>
      </w:r>
      <w:r w:rsidR="008629AF" w:rsidRPr="008629AF">
        <w:t>The</w:t>
      </w:r>
      <w:r w:rsidRPr="008629AF">
        <w:t xml:space="preserve"> PID controller’s alarm </w:t>
      </w:r>
      <w:r w:rsidR="008629AF" w:rsidRPr="008629AF">
        <w:t>should</w:t>
      </w:r>
      <w:r w:rsidRPr="008629AF">
        <w:t xml:space="preserve"> be set to 200°C</w:t>
      </w:r>
      <w:r w:rsidR="008629AF" w:rsidRPr="008629AF">
        <w:t xml:space="preserve">, well below the melting point of </w:t>
      </w:r>
      <w:r w:rsidRPr="008629AF">
        <w:t>the PTFE, 260°C (500°F</w:t>
      </w:r>
      <w:r w:rsidR="008629AF" w:rsidRPr="008629AF">
        <w:t>).</w:t>
      </w:r>
      <w:r w:rsidRPr="008629AF">
        <w:t xml:space="preserve"> If the PID controller turns off the insertion heater, the user must stop collecting data and wait until the PID controller turns the heater back on, and the system achieves a steady state again. This is because once the heater is off, the system no longer has a constant heat flux, and therefore the Fourier equation cannot be used to solve for k.</w:t>
      </w:r>
      <w:r w:rsidR="008629AF">
        <w:t xml:space="preserve"> </w:t>
      </w:r>
      <w:ins w:id="48" w:author="Brandon Bunt" w:date="2024-01-12T00:49:00Z">
        <w:r w:rsidR="002423F0">
          <w:t>In future iterations of the LHCM, other machinable ceramic insulations may be considered to achieve similar thermal isolation from surroundings, good tolerance, and resistance to high temperatures.</w:t>
        </w:r>
      </w:ins>
    </w:p>
    <w:p w14:paraId="09CADE7C" w14:textId="1402E7F4" w:rsidR="002423F0" w:rsidRPr="008629AF" w:rsidDel="002423F0" w:rsidRDefault="002423F0" w:rsidP="002423F0">
      <w:pPr>
        <w:ind w:firstLine="720"/>
        <w:rPr>
          <w:del w:id="49" w:author="Brandon Bunt" w:date="2024-01-12T00:52:00Z"/>
        </w:rPr>
      </w:pPr>
      <w:ins w:id="50" w:author="Brandon Bunt" w:date="2024-01-12T00:51:00Z">
        <w:r>
          <w:t xml:space="preserve">After the user verifies all components of the LHCM are operating correctly, they must wait until the system reaches steady-state. The steady-state criteria of this study </w:t>
        </w:r>
      </w:ins>
      <w:ins w:id="51" w:author="Brandon Bunt" w:date="2024-01-12T00:52:00Z">
        <w:r>
          <w:t>required</w:t>
        </w:r>
      </w:ins>
      <w:ins w:id="52" w:author="Brandon Bunt" w:date="2024-01-12T00:51:00Z">
        <w:r>
          <w:t xml:space="preserve"> </w:t>
        </w:r>
      </w:ins>
      <w:ins w:id="53" w:author="Brandon Bunt" w:date="2024-01-12T00:52:00Z">
        <w:r>
          <w:t>fluctuations no greater than ±0.5°C for at least 5 minutes.</w:t>
        </w:r>
      </w:ins>
      <w:ins w:id="54" w:author="Brandon Bunt" w:date="2024-01-12T00:53:00Z">
        <w:r>
          <w:t xml:space="preserve"> During the time it takes for the LHCM to reach steady-stat</w:t>
        </w:r>
      </w:ins>
      <w:ins w:id="55" w:author="Brandon Bunt" w:date="2024-01-12T00:54:00Z">
        <w:r>
          <w:t>e, ice is regularly added to the ice bath as needed. This can be done by manual observation of the amount of ice left in the ice bath, as well as by comparing the temperatures of the outlet to the inlet of the cooling loop.</w:t>
        </w:r>
      </w:ins>
      <w:ins w:id="56" w:author="Brandon Bunt" w:date="2024-01-12T00:55:00Z">
        <w:r>
          <w:t xml:space="preserve"> Large differences of temperature between the inlet and outlet can be mitigated by removing some water with a container, adding ice, and agitating the ice bath to ensure </w:t>
        </w:r>
        <w:r>
          <w:lastRenderedPageBreak/>
          <w:t>an even distribut</w:t>
        </w:r>
      </w:ins>
      <w:ins w:id="57" w:author="Brandon Bunt" w:date="2024-01-12T00:56:00Z">
        <w:r>
          <w:t xml:space="preserve">ion of ice, and consequently a consistent temperature. </w:t>
        </w:r>
      </w:ins>
    </w:p>
    <w:p w14:paraId="76885D68" w14:textId="116A3AC0" w:rsidR="00BD590B" w:rsidRPr="003F0604" w:rsidRDefault="00BD590B" w:rsidP="002423F0">
      <w:pPr>
        <w:ind w:firstLine="720"/>
      </w:pPr>
      <w:del w:id="58" w:author="Brandon Bunt" w:date="2024-01-12T00:52:00Z">
        <w:r w:rsidRPr="003F0604" w:rsidDel="002423F0">
          <w:delText>Finally, the user should wait until the temperatures sensed by the two thermocouples in the sample each do not vary by more than 0.5°C over 5 minutes. Once that threshold was reached, the system was deemed to have come to a steady state.</w:delText>
        </w:r>
      </w:del>
      <w:r w:rsidRPr="003F0604">
        <w:t xml:space="preserve"> The steady-state temperatures </w:t>
      </w:r>
      <w:ins w:id="59" w:author="Brandon Bunt" w:date="2024-01-12T00:53:00Z">
        <w:r w:rsidR="002423F0" w:rsidRPr="003F0604">
          <w:t xml:space="preserve">of thermocouples D and E </w:t>
        </w:r>
      </w:ins>
      <w:del w:id="60" w:author="Brandon Bunt" w:date="2024-01-12T00:53:00Z">
        <w:r w:rsidRPr="003F0604" w:rsidDel="002423F0">
          <w:delText xml:space="preserve">were </w:delText>
        </w:r>
      </w:del>
      <w:ins w:id="61" w:author="Brandon Bunt" w:date="2024-01-12T00:53:00Z">
        <w:r w:rsidR="002423F0" w:rsidRPr="003F0604">
          <w:t>are</w:t>
        </w:r>
        <w:r w:rsidR="002423F0" w:rsidRPr="003F0604">
          <w:t xml:space="preserve"> </w:t>
        </w:r>
      </w:ins>
      <w:r w:rsidRPr="003F0604">
        <w:t>then recorded</w:t>
      </w:r>
      <w:ins w:id="62" w:author="Brandon Bunt" w:date="2024-01-12T00:53:00Z">
        <w:r w:rsidR="002423F0" w:rsidRPr="003F0604">
          <w:t xml:space="preserve"> and used to calculate the k-value of the sample material</w:t>
        </w:r>
      </w:ins>
      <w:r w:rsidRPr="003F0604">
        <w:t xml:space="preserve">. </w:t>
      </w:r>
      <w:del w:id="63" w:author="Brandon Bunt" w:date="2024-01-12T00:56:00Z">
        <w:r w:rsidRPr="003F0604" w:rsidDel="002423F0">
          <w:delText xml:space="preserve">Some key aspects of the experiment that were monitored for safety included the maximum surface temperature of the insertion heater, to ensure that it was operating at safe temperatures, well below the melting point of the PTFE. Another key aspect of the experiment that needed to be monitored was ensuring that there was plenty of ice in the ice bath. As ice was visually observed to melt, more ice could be continuously added while the temperature of the water pumped out of the ice bath was closely monitored. </w:delText>
        </w:r>
      </w:del>
    </w:p>
    <w:p w14:paraId="7656D9D7" w14:textId="77777777" w:rsidR="008C095F" w:rsidRDefault="008C095F" w:rsidP="000552C1">
      <w:pPr>
        <w:pStyle w:val="BodyTextIndent"/>
        <w:rPr>
          <w:kern w:val="0"/>
        </w:rPr>
      </w:pPr>
    </w:p>
    <w:p w14:paraId="733AD174" w14:textId="5CA6D947" w:rsidR="00B26D0D" w:rsidRPr="008C095F" w:rsidRDefault="00B26D0D" w:rsidP="00B26D0D">
      <w:pPr>
        <w:pStyle w:val="BodyTextIndent"/>
        <w:ind w:firstLine="0"/>
        <w:rPr>
          <w:rFonts w:ascii="Arial" w:hAnsi="Arial" w:cs="Arial"/>
          <w:b/>
          <w:kern w:val="0"/>
        </w:rPr>
      </w:pPr>
      <w:r>
        <w:rPr>
          <w:rFonts w:ascii="Arial" w:hAnsi="Arial" w:cs="Arial"/>
          <w:b/>
          <w:kern w:val="0"/>
        </w:rPr>
        <w:t>3</w:t>
      </w:r>
      <w:r w:rsidRPr="008C095F">
        <w:rPr>
          <w:rFonts w:ascii="Arial" w:hAnsi="Arial" w:cs="Arial"/>
          <w:b/>
          <w:kern w:val="0"/>
        </w:rPr>
        <w:t>.</w:t>
      </w:r>
      <w:r>
        <w:rPr>
          <w:rFonts w:ascii="Arial" w:hAnsi="Arial" w:cs="Arial"/>
          <w:b/>
          <w:kern w:val="0"/>
        </w:rPr>
        <w:t>2</w:t>
      </w:r>
      <w:r w:rsidRPr="008C095F">
        <w:rPr>
          <w:rFonts w:ascii="Arial" w:hAnsi="Arial" w:cs="Arial"/>
          <w:b/>
          <w:kern w:val="0"/>
        </w:rPr>
        <w:t xml:space="preserve"> </w:t>
      </w:r>
      <w:r>
        <w:rPr>
          <w:rFonts w:ascii="Arial" w:hAnsi="Arial" w:cs="Arial"/>
          <w:b/>
          <w:kern w:val="0"/>
        </w:rPr>
        <w:t>Material Composition and Effect on Thermal Conductivity</w:t>
      </w:r>
    </w:p>
    <w:p w14:paraId="2085BB6C" w14:textId="24125CF6" w:rsidR="00B26D0D" w:rsidRPr="00217450" w:rsidRDefault="00B26D0D" w:rsidP="00B26D0D">
      <w:pPr>
        <w:ind w:firstLine="720"/>
      </w:pPr>
      <w:r w:rsidRPr="442B2A02">
        <w:t>While textbook sources often provide thermal conductivities of pure metals and materials, many pure materials are difficult to source and not commonly used. For this reason, commonly used alloys, such as S</w:t>
      </w:r>
      <w:r w:rsidR="00817CB7">
        <w:t>S</w:t>
      </w:r>
      <w:r w:rsidRPr="442B2A02">
        <w:t xml:space="preserve">304 for </w:t>
      </w:r>
      <w:r w:rsidR="00F532D2">
        <w:t xml:space="preserve">stainless </w:t>
      </w:r>
      <w:r w:rsidRPr="442B2A02">
        <w:t xml:space="preserve">steel and </w:t>
      </w:r>
      <w:r w:rsidR="003F0604">
        <w:t>C</w:t>
      </w:r>
      <w:r w:rsidRPr="442B2A02">
        <w:t>110</w:t>
      </w:r>
      <w:r w:rsidR="00F532D2">
        <w:t>00</w:t>
      </w:r>
      <w:r w:rsidRPr="442B2A02">
        <w:t xml:space="preserve"> for copper were chosen to be tested in the LHCM. </w:t>
      </w:r>
      <w:commentRangeStart w:id="64"/>
      <w:r w:rsidRPr="442B2A02">
        <w:t>In some cases, such as with copper 110, the composition must be at least 99.9% Copper to be considered alloy 110.</w:t>
      </w:r>
      <w:commentRangeEnd w:id="64"/>
      <w:r>
        <w:rPr>
          <w:rStyle w:val="CommentReference"/>
        </w:rPr>
        <w:commentReference w:id="64"/>
      </w:r>
      <w:sdt>
        <w:sdtPr>
          <w:id w:val="-1920019518"/>
          <w:citation/>
        </w:sdtPr>
        <w:sdtContent>
          <w:r w:rsidR="003F0604">
            <w:fldChar w:fldCharType="begin"/>
          </w:r>
          <w:r w:rsidR="003F0604">
            <w:instrText xml:space="preserve"> CITATION Cop24 \l 1033 </w:instrText>
          </w:r>
          <w:r w:rsidR="003F0604">
            <w:fldChar w:fldCharType="separate"/>
          </w:r>
          <w:r w:rsidR="003F0604">
            <w:rPr>
              <w:noProof/>
            </w:rPr>
            <w:t xml:space="preserve"> [2]</w:t>
          </w:r>
          <w:r w:rsidR="003F0604">
            <w:fldChar w:fldCharType="end"/>
          </w:r>
        </w:sdtContent>
      </w:sdt>
      <w:r w:rsidRPr="442B2A02">
        <w:t xml:space="preserve"> In other cases, standards set by professional organizations require a range for composition of metals within the alloy. For example, for Stainless Steel Alloy 304, SAE and AISI set a target percentage of 18% Chromium and 8% Nickel, however permit a range for each.</w:t>
      </w:r>
      <w:sdt>
        <w:sdtPr>
          <w:id w:val="9802584"/>
          <w:citation/>
        </w:sdtPr>
        <w:sdtContent>
          <w:r w:rsidR="00F532D2">
            <w:fldChar w:fldCharType="begin"/>
          </w:r>
          <w:r w:rsidR="00F532D2">
            <w:instrText xml:space="preserve"> CITATION SAE \l 1033 </w:instrText>
          </w:r>
          <w:r w:rsidR="00F532D2">
            <w:fldChar w:fldCharType="separate"/>
          </w:r>
          <w:r w:rsidR="00F532D2">
            <w:rPr>
              <w:noProof/>
            </w:rPr>
            <w:t xml:space="preserve"> [3]</w:t>
          </w:r>
          <w:r w:rsidR="00F532D2">
            <w:fldChar w:fldCharType="end"/>
          </w:r>
        </w:sdtContent>
      </w:sdt>
      <w:r w:rsidRPr="442B2A02">
        <w:t xml:space="preserve"> Organizations such as NIST have tested the thermal conductivity of such alloys from 0K-300K.</w:t>
      </w:r>
      <w:sdt>
        <w:sdtPr>
          <w:id w:val="-901986833"/>
          <w:citation/>
        </w:sdtPr>
        <w:sdtContent>
          <w:r w:rsidR="00F532D2">
            <w:fldChar w:fldCharType="begin"/>
          </w:r>
          <w:r w:rsidR="00F532D2">
            <w:instrText xml:space="preserve"> CITATION NIS \l 1033 </w:instrText>
          </w:r>
          <w:r w:rsidR="00F532D2">
            <w:fldChar w:fldCharType="separate"/>
          </w:r>
          <w:r w:rsidR="00F532D2">
            <w:rPr>
              <w:noProof/>
            </w:rPr>
            <w:t xml:space="preserve"> [4]</w:t>
          </w:r>
          <w:r w:rsidR="00F532D2">
            <w:fldChar w:fldCharType="end"/>
          </w:r>
        </w:sdtContent>
      </w:sdt>
      <w:r w:rsidRPr="442B2A02">
        <w:t xml:space="preserve"> Although the LHCM in this paper tests samples at a temperature higher than 300K due to the electrical resistance heater, these data points provide a good benchmark for determining the accuracy of the LHCM. Other manufacturers and online sources estimate a k-value for Stainless Steel 304</w:t>
      </w:r>
      <w:r w:rsidR="00F532D2">
        <w:t xml:space="preserve"> measured at temperatures above 300K</w:t>
      </w:r>
      <w:r w:rsidRPr="442B2A02">
        <w:t xml:space="preserve"> to be 16.2 W/mK. </w:t>
      </w:r>
    </w:p>
    <w:p w14:paraId="6D51D376" w14:textId="77777777" w:rsidR="00B26D0D" w:rsidRDefault="00B26D0D" w:rsidP="00B26D0D">
      <w:pPr>
        <w:pStyle w:val="BodyTextIndent"/>
        <w:ind w:firstLine="0"/>
        <w:rPr>
          <w:rFonts w:ascii="Arial" w:hAnsi="Arial" w:cs="Arial"/>
          <w:b/>
          <w:kern w:val="0"/>
        </w:rPr>
      </w:pPr>
    </w:p>
    <w:p w14:paraId="13D9D562" w14:textId="798D6CF0" w:rsidR="00B26D0D" w:rsidRPr="008C095F" w:rsidRDefault="00B26D0D" w:rsidP="00B26D0D">
      <w:pPr>
        <w:pStyle w:val="BodyTextIndent"/>
        <w:ind w:firstLine="0"/>
        <w:rPr>
          <w:rFonts w:ascii="Arial" w:hAnsi="Arial" w:cs="Arial"/>
          <w:b/>
          <w:kern w:val="0"/>
        </w:rPr>
      </w:pPr>
      <w:r>
        <w:rPr>
          <w:rFonts w:ascii="Arial" w:hAnsi="Arial" w:cs="Arial"/>
          <w:b/>
          <w:kern w:val="0"/>
        </w:rPr>
        <w:t>3</w:t>
      </w:r>
      <w:r w:rsidRPr="008C095F">
        <w:rPr>
          <w:rFonts w:ascii="Arial" w:hAnsi="Arial" w:cs="Arial"/>
          <w:b/>
          <w:kern w:val="0"/>
        </w:rPr>
        <w:t>.</w:t>
      </w:r>
      <w:r>
        <w:rPr>
          <w:rFonts w:ascii="Arial" w:hAnsi="Arial" w:cs="Arial"/>
          <w:b/>
          <w:kern w:val="0"/>
        </w:rPr>
        <w:t>3</w:t>
      </w:r>
      <w:r w:rsidRPr="008C095F">
        <w:rPr>
          <w:rFonts w:ascii="Arial" w:hAnsi="Arial" w:cs="Arial"/>
          <w:b/>
          <w:kern w:val="0"/>
        </w:rPr>
        <w:t xml:space="preserve"> </w:t>
      </w:r>
      <w:r>
        <w:rPr>
          <w:rFonts w:ascii="Arial" w:hAnsi="Arial" w:cs="Arial"/>
          <w:b/>
          <w:kern w:val="0"/>
        </w:rPr>
        <w:t>Sample Preparation</w:t>
      </w:r>
    </w:p>
    <w:p w14:paraId="29553A6A" w14:textId="77777777" w:rsidR="00B26D0D" w:rsidRPr="00A55B96" w:rsidRDefault="00B26D0D" w:rsidP="00B26D0D">
      <w:pPr>
        <w:rPr>
          <w:b/>
          <w:bCs/>
          <w:u w:val="single"/>
        </w:rPr>
      </w:pPr>
      <w:r w:rsidRPr="00A55B96">
        <w:rPr>
          <w:b/>
          <w:bCs/>
          <w:u w:val="single"/>
        </w:rPr>
        <w:t>Alumina</w:t>
      </w:r>
      <w:r>
        <w:rPr>
          <w:b/>
          <w:bCs/>
          <w:u w:val="single"/>
        </w:rPr>
        <w:t xml:space="preserve"> Ceramic</w:t>
      </w:r>
    </w:p>
    <w:p w14:paraId="45AEC668" w14:textId="5238F666" w:rsidR="00B26D0D" w:rsidRDefault="00B26D0D" w:rsidP="00B26D0D">
      <w:r w:rsidRPr="442B2A02">
        <w:t>Aluminum Oxide, commonly known as Alumina, (Al</w:t>
      </w:r>
      <w:r w:rsidRPr="00A55B96">
        <w:rPr>
          <w:vertAlign w:val="subscript"/>
        </w:rPr>
        <w:t>2</w:t>
      </w:r>
      <w:r w:rsidRPr="442B2A02">
        <w:t>O</w:t>
      </w:r>
      <w:r w:rsidRPr="00A55B96">
        <w:rPr>
          <w:vertAlign w:val="subscript"/>
        </w:rPr>
        <w:t>3</w:t>
      </w:r>
      <w:r w:rsidRPr="442B2A02">
        <w:t>) can be synthetically produced to resemble naturally occurring Aluminum Oxide, known as corundum.</w:t>
      </w:r>
      <w:r>
        <w:t xml:space="preserve"> Typically, components made from alumina are formed while the ceramic is still in its green, unfired state. After alumina has been fired, diamond tipped cutting wheels and grind wheels are required to cut alumina due to its high hardness.</w:t>
      </w:r>
      <w:r>
        <w:rPr>
          <w:rStyle w:val="CommentReference"/>
        </w:rPr>
        <w:t xml:space="preserve"> </w:t>
      </w:r>
      <w:r>
        <w:t>T</w:t>
      </w:r>
      <w:r w:rsidRPr="442B2A02">
        <w:t>o create a 30mm long sample with two 0.09” diameter holes for thermocouples, a 1ft long rod of 1” diameter alumina was first cut with a waterjet cutter that utilized high-pressure water mixed with garnet abrasive, using techniques recommended by a study published in 2018.</w:t>
      </w:r>
      <w:sdt>
        <w:sdtPr>
          <w:id w:val="1578637270"/>
          <w:citation/>
        </w:sdtPr>
        <w:sdtContent>
          <w:r>
            <w:fldChar w:fldCharType="begin"/>
          </w:r>
          <w:r>
            <w:instrText xml:space="preserve">CITATION Sau18 \l 1033 </w:instrText>
          </w:r>
          <w:r>
            <w:fldChar w:fldCharType="separate"/>
          </w:r>
          <w:r w:rsidR="003F0604">
            <w:rPr>
              <w:noProof/>
            </w:rPr>
            <w:t xml:space="preserve"> [2]</w:t>
          </w:r>
          <w:r>
            <w:fldChar w:fldCharType="end"/>
          </w:r>
        </w:sdtContent>
      </w:sdt>
      <w:r>
        <w:t xml:space="preserve"> Roughly, 6 lbs. of garnet was required to make a clean cut of a 1” diameter rod. The abrasive caused an uneven surface at the </w:t>
      </w:r>
      <w:r>
        <w:t>end opposite of the waterjet cutter nozzle, as shown in the figure below:</w:t>
      </w:r>
    </w:p>
    <w:p w14:paraId="5CFE4BB6" w14:textId="77777777" w:rsidR="00B26D0D" w:rsidRPr="00B26D0D" w:rsidRDefault="00B26D0D" w:rsidP="00B26D0D">
      <w:pPr>
        <w:rPr>
          <w:color w:val="FF0000"/>
        </w:rPr>
      </w:pPr>
      <w:r w:rsidRPr="00B26D0D">
        <w:rPr>
          <w:color w:val="FF0000"/>
        </w:rPr>
        <w:t>&lt;insert image of alumina rod cut&gt;</w:t>
      </w:r>
    </w:p>
    <w:p w14:paraId="22AB6D58" w14:textId="77777777" w:rsidR="00B26D0D" w:rsidRDefault="00B26D0D" w:rsidP="00B26D0D">
      <w:r>
        <w:t xml:space="preserve">Once it was determined that polishing would be required, a diamond tipped cutting wheel and grinding wheel were used to achieve a flat polished surface. </w:t>
      </w:r>
    </w:p>
    <w:p w14:paraId="258E95D9" w14:textId="77777777" w:rsidR="00B26D0D" w:rsidRDefault="00B26D0D" w:rsidP="00B26D0D">
      <w:r>
        <w:t xml:space="preserve">Since holes for thermocouples would be prohibitively expensive to make, temperatures were measured on the top and bottom surfaces of the alumina, exactly 30mm apart. This was accounted for during calculations of the k-value. Customized brass conduction paths with channels for the </w:t>
      </w:r>
    </w:p>
    <w:p w14:paraId="6A17673E" w14:textId="77777777" w:rsidR="00B26D0D" w:rsidRPr="00B26D0D" w:rsidRDefault="00B26D0D" w:rsidP="00B26D0D">
      <w:pPr>
        <w:rPr>
          <w:color w:val="FF0000"/>
        </w:rPr>
      </w:pPr>
      <w:r w:rsidRPr="00B26D0D">
        <w:rPr>
          <w:color w:val="FF0000"/>
        </w:rPr>
        <w:t>&lt;insert image of brass&gt;</w:t>
      </w:r>
    </w:p>
    <w:p w14:paraId="1EE0A552" w14:textId="77777777" w:rsidR="00B26D0D" w:rsidRPr="00B26D0D" w:rsidRDefault="00B26D0D" w:rsidP="00B26D0D">
      <w:pPr>
        <w:rPr>
          <w:color w:val="FF0000"/>
        </w:rPr>
      </w:pPr>
      <w:r w:rsidRPr="00B26D0D">
        <w:rPr>
          <w:color w:val="FF0000"/>
        </w:rPr>
        <w:t xml:space="preserve">&lt;insert modified diagram&gt;  </w:t>
      </w:r>
    </w:p>
    <w:p w14:paraId="57404D79" w14:textId="77777777" w:rsidR="00B26D0D" w:rsidRDefault="00B26D0D" w:rsidP="00B26D0D"/>
    <w:p w14:paraId="2B32EE91" w14:textId="77777777" w:rsidR="00B26D0D" w:rsidRPr="00A55B96" w:rsidRDefault="00B26D0D" w:rsidP="00B26D0D">
      <w:pPr>
        <w:rPr>
          <w:b/>
          <w:u w:val="single"/>
        </w:rPr>
      </w:pPr>
      <w:r>
        <w:rPr>
          <w:b/>
          <w:u w:val="single"/>
        </w:rPr>
        <w:t>Thermally Conductive Metals</w:t>
      </w:r>
    </w:p>
    <w:p w14:paraId="5BF6F7DB" w14:textId="77777777" w:rsidR="00B26D0D" w:rsidRDefault="00B26D0D" w:rsidP="00B26D0D">
      <w:r w:rsidRPr="00CC1F1F">
        <w:t>Sample pr</w:t>
      </w:r>
      <w:r w:rsidRPr="00CC1F1F">
        <w:rPr>
          <w:rPrChange w:id="65" w:author="Kamau Wright" w:date="2023-10-11T09:55:00Z">
            <w:rPr>
              <w:lang w:val="fr-FR"/>
            </w:rPr>
          </w:rPrChange>
        </w:rPr>
        <w:t>eparation for</w:t>
      </w:r>
      <w:r>
        <w:t xml:space="preserve"> metals (aluminum, copper, stainless steel consisted of machining 1” rods to 30mm (1.181”) lengths. </w:t>
      </w:r>
    </w:p>
    <w:p w14:paraId="2C8F7BD4" w14:textId="77777777" w:rsidR="00B26D0D" w:rsidRPr="00A55B96" w:rsidRDefault="00B26D0D" w:rsidP="00B26D0D">
      <w:pPr>
        <w:rPr>
          <w:b/>
          <w:bCs/>
          <w:u w:val="single"/>
        </w:rPr>
      </w:pPr>
      <w:r>
        <w:rPr>
          <w:b/>
          <w:bCs/>
          <w:u w:val="single"/>
        </w:rPr>
        <w:t>Stainless Steel 304</w:t>
      </w:r>
    </w:p>
    <w:p w14:paraId="178E43BE" w14:textId="77777777" w:rsidR="00B26D0D" w:rsidRDefault="00B26D0D" w:rsidP="00B26D0D">
      <w:r w:rsidRPr="008E51E2">
        <w:t>T</w:t>
      </w:r>
      <w:r w:rsidRPr="008E51E2">
        <w:rPr>
          <w:rPrChange w:id="66" w:author="Kamau Wright" w:date="2023-11-20T17:11:00Z">
            <w:rPr>
              <w:bdr w:val="none" w:sz="0" w:space="0" w:color="auto" w:frame="1"/>
            </w:rPr>
          </w:rPrChange>
        </w:rPr>
        <w:t xml:space="preserve">ested the stainless steel sample </w:t>
      </w:r>
      <w:r w:rsidRPr="008E51E2">
        <w:t>10/20</w:t>
      </w:r>
      <w:r w:rsidRPr="008E51E2">
        <w:rPr>
          <w:rPrChange w:id="67" w:author="Kamau Wright" w:date="2023-11-20T17:11:00Z">
            <w:rPr>
              <w:bdr w:val="none" w:sz="0" w:space="0" w:color="auto" w:frame="1"/>
            </w:rPr>
          </w:rPrChange>
        </w:rPr>
        <w:t>, but need to reapply fresh thermal paste for better results, as there is a very large gap in temperatures between sections of the LHCM.</w:t>
      </w:r>
    </w:p>
    <w:p w14:paraId="47C98DB0" w14:textId="77777777" w:rsidR="00B26D0D" w:rsidRPr="008E51E2" w:rsidRDefault="00B26D0D" w:rsidP="00B26D0D">
      <w:pPr>
        <w:rPr>
          <w:rPrChange w:id="68" w:author="Kamau Wright" w:date="2023-11-20T17:11:00Z">
            <w:rPr>
              <w:bdr w:val="none" w:sz="0" w:space="0" w:color="auto" w:frame="1"/>
            </w:rPr>
          </w:rPrChange>
        </w:rPr>
      </w:pPr>
      <w:ins w:id="69" w:author="Brandon Bunt" w:date="2023-11-27T14:45:00Z">
        <w:r>
          <w:t>Oxide layer forme</w:t>
        </w:r>
      </w:ins>
      <w:ins w:id="70" w:author="Brandon Bunt" w:date="2023-11-27T14:46:00Z">
        <w:r>
          <w:t>d on the surface of the stainless steel 304 sample increases contact resistance, resulting in increase in error.</w:t>
        </w:r>
      </w:ins>
    </w:p>
    <w:p w14:paraId="1A4D8596" w14:textId="77777777" w:rsidR="00B26D0D" w:rsidRPr="008E51E2" w:rsidRDefault="00B26D0D" w:rsidP="00B26D0D"/>
    <w:p w14:paraId="2B0A8D81" w14:textId="77777777" w:rsidR="00B26D0D" w:rsidRPr="008E51E2" w:rsidRDefault="00B26D0D" w:rsidP="00B26D0D">
      <w:r w:rsidRPr="008E51E2">
        <w:t>About Alumina samples and tests (as of 10/19):</w:t>
      </w:r>
    </w:p>
    <w:p w14:paraId="4EE368AD" w14:textId="77777777" w:rsidR="00B26D0D" w:rsidRPr="008E51E2" w:rsidRDefault="00B26D0D">
      <w:pPr>
        <w:spacing w:after="160" w:line="259" w:lineRule="auto"/>
        <w:textAlignment w:val="auto"/>
        <w:rPr>
          <w:rPrChange w:id="71" w:author="Kamau Wright" w:date="2023-11-20T17:05:00Z">
            <w:rPr>
              <w:bdr w:val="none" w:sz="0" w:space="0" w:color="auto" w:frame="1"/>
            </w:rPr>
          </w:rPrChange>
        </w:rPr>
        <w:pPrChange w:id="72" w:author="Kamau Wright" w:date="2023-11-20T17:05:00Z">
          <w:pPr>
            <w:shd w:val="clear" w:color="auto" w:fill="FFFFFF"/>
          </w:pPr>
        </w:pPrChange>
      </w:pPr>
      <w:r w:rsidRPr="008E51E2">
        <w:rPr>
          <w:rPrChange w:id="73" w:author="Kamau Wright" w:date="2023-11-20T17:05:00Z">
            <w:rPr>
              <w:bdr w:val="none" w:sz="0" w:space="0" w:color="auto" w:frame="1"/>
            </w:rPr>
          </w:rPrChange>
        </w:rPr>
        <w:t>The alumina sample was polished by a machinist</w:t>
      </w:r>
    </w:p>
    <w:p w14:paraId="0752E0E7" w14:textId="41EAC62E" w:rsidR="00B26D0D" w:rsidRPr="00D313D7" w:rsidRDefault="00B26D0D" w:rsidP="00D313D7">
      <w:r w:rsidRPr="008E51E2">
        <w:rPr>
          <w:rPrChange w:id="74" w:author="Kamau Wright" w:date="2023-11-20T17:05:00Z">
            <w:rPr>
              <w:bdr w:val="none" w:sz="0" w:space="0" w:color="auto" w:frame="1"/>
            </w:rPr>
          </w:rPrChange>
        </w:rPr>
        <w:t>Channels were placed in a backup brass conduction path</w:t>
      </w:r>
      <w:r>
        <w:rPr>
          <w:rFonts w:ascii="Arial" w:hAnsi="Arial" w:cs="Arial"/>
          <w:b/>
          <w:kern w:val="0"/>
        </w:rPr>
        <w:br/>
      </w:r>
    </w:p>
    <w:p w14:paraId="38D05BBF" w14:textId="24FFAC62" w:rsidR="00B26D0D" w:rsidRDefault="00B26D0D" w:rsidP="00B26D0D">
      <w:pPr>
        <w:pStyle w:val="BodyTextIndent"/>
        <w:ind w:firstLine="0"/>
        <w:rPr>
          <w:rFonts w:ascii="Arial" w:hAnsi="Arial" w:cs="Arial"/>
          <w:b/>
          <w:kern w:val="0"/>
        </w:rPr>
      </w:pPr>
      <w:r>
        <w:rPr>
          <w:rFonts w:ascii="Arial" w:hAnsi="Arial" w:cs="Arial"/>
          <w:b/>
          <w:kern w:val="0"/>
        </w:rPr>
        <w:t>3</w:t>
      </w:r>
      <w:r w:rsidRPr="008C095F">
        <w:rPr>
          <w:rFonts w:ascii="Arial" w:hAnsi="Arial" w:cs="Arial"/>
          <w:b/>
          <w:kern w:val="0"/>
        </w:rPr>
        <w:t>.</w:t>
      </w:r>
      <w:r>
        <w:rPr>
          <w:rFonts w:ascii="Arial" w:hAnsi="Arial" w:cs="Arial"/>
          <w:b/>
          <w:kern w:val="0"/>
        </w:rPr>
        <w:t>4</w:t>
      </w:r>
      <w:r w:rsidRPr="008C095F">
        <w:rPr>
          <w:rFonts w:ascii="Arial" w:hAnsi="Arial" w:cs="Arial"/>
          <w:b/>
          <w:kern w:val="0"/>
        </w:rPr>
        <w:t xml:space="preserve"> </w:t>
      </w:r>
      <w:r>
        <w:rPr>
          <w:rFonts w:ascii="Arial" w:hAnsi="Arial" w:cs="Arial"/>
          <w:b/>
          <w:kern w:val="0"/>
        </w:rPr>
        <w:t>Data Acquisition System and I</w:t>
      </w:r>
      <w:r w:rsidRPr="00B26D0D">
        <w:rPr>
          <w:rFonts w:ascii="Arial" w:hAnsi="Arial" w:cs="Arial"/>
          <w:b/>
          <w:kern w:val="0"/>
          <w:vertAlign w:val="superscript"/>
        </w:rPr>
        <w:t>2</w:t>
      </w:r>
      <w:r>
        <w:rPr>
          <w:rFonts w:ascii="Arial" w:hAnsi="Arial" w:cs="Arial"/>
          <w:b/>
          <w:kern w:val="0"/>
        </w:rPr>
        <w:t>C Communication</w:t>
      </w:r>
    </w:p>
    <w:p w14:paraId="14EBBD6A" w14:textId="4E8EA88A" w:rsidR="00DA6BB6" w:rsidRDefault="00DA6BB6" w:rsidP="00B26D0D">
      <w:pPr>
        <w:pStyle w:val="BodyTextIndent"/>
        <w:ind w:firstLine="0"/>
        <w:rPr>
          <w:rFonts w:ascii="Arial" w:hAnsi="Arial" w:cs="Arial"/>
          <w:b/>
          <w:kern w:val="0"/>
        </w:rPr>
      </w:pPr>
    </w:p>
    <w:p w14:paraId="59669D5A" w14:textId="56A4DF6B" w:rsidR="00B26D0D" w:rsidRDefault="00B26D0D" w:rsidP="00746C3A">
      <w:pPr>
        <w:jc w:val="center"/>
        <w:rPr>
          <w:b/>
          <w:bCs/>
        </w:rPr>
      </w:pPr>
      <w:commentRangeStart w:id="75"/>
      <w:commentRangeEnd w:id="75"/>
      <w:r>
        <w:rPr>
          <w:rStyle w:val="CommentReference"/>
        </w:rPr>
        <w:commentReference w:id="75"/>
      </w:r>
      <w:commentRangeStart w:id="76"/>
      <w:r>
        <w:rPr>
          <w:b/>
          <w:bCs/>
          <w:noProof/>
        </w:rPr>
        <w:drawing>
          <wp:inline distT="0" distB="0" distL="0" distR="0" wp14:anchorId="63204B24" wp14:editId="0E1BFCDE">
            <wp:extent cx="1973410" cy="1819558"/>
            <wp:effectExtent l="0" t="0" r="0" b="0"/>
            <wp:docPr id="1279008983" name="Picture 4"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08983" name="Picture 4" descr="A circuit board with wires connected to it&#10;&#10;Description automatically generated"/>
                    <pic:cNvPicPr/>
                  </pic:nvPicPr>
                  <pic:blipFill rotWithShape="1">
                    <a:blip r:embed="rId17" cstate="print">
                      <a:extLst>
                        <a:ext uri="{28A0092B-C50C-407E-A947-70E740481C1C}">
                          <a14:useLocalDpi xmlns:a14="http://schemas.microsoft.com/office/drawing/2010/main" val="0"/>
                        </a:ext>
                      </a:extLst>
                    </a:blip>
                    <a:srcRect t="14107" b="16740"/>
                    <a:stretch/>
                  </pic:blipFill>
                  <pic:spPr bwMode="auto">
                    <a:xfrm>
                      <a:off x="0" y="0"/>
                      <a:ext cx="1980999" cy="1826556"/>
                    </a:xfrm>
                    <a:prstGeom prst="rect">
                      <a:avLst/>
                    </a:prstGeom>
                    <a:ln>
                      <a:noFill/>
                    </a:ln>
                    <a:extLst>
                      <a:ext uri="{53640926-AAD7-44D8-BBD7-CCE9431645EC}">
                        <a14:shadowObscured xmlns:a14="http://schemas.microsoft.com/office/drawing/2010/main"/>
                      </a:ext>
                    </a:extLst>
                  </pic:spPr>
                </pic:pic>
              </a:graphicData>
            </a:graphic>
          </wp:inline>
        </w:drawing>
      </w:r>
      <w:commentRangeEnd w:id="76"/>
      <w:r>
        <w:rPr>
          <w:rStyle w:val="CommentReference"/>
        </w:rPr>
        <w:commentReference w:id="76"/>
      </w:r>
    </w:p>
    <w:p w14:paraId="63CCCF22" w14:textId="77777777" w:rsidR="00746C3A" w:rsidRDefault="00746C3A" w:rsidP="00746C3A">
      <w:pPr>
        <w:jc w:val="center"/>
        <w:rPr>
          <w:b/>
          <w:bCs/>
        </w:rPr>
      </w:pPr>
    </w:p>
    <w:p w14:paraId="36681F74" w14:textId="77777777" w:rsidR="006433C3" w:rsidRDefault="006433C3" w:rsidP="00F532D2">
      <w:pPr>
        <w:keepNext/>
        <w:jc w:val="center"/>
      </w:pPr>
      <w:r w:rsidRPr="006433C3">
        <w:rPr>
          <w:b/>
          <w:bCs/>
          <w:noProof/>
        </w:rPr>
        <w:drawing>
          <wp:inline distT="0" distB="0" distL="0" distR="0" wp14:anchorId="3A48907C" wp14:editId="40A3B1F8">
            <wp:extent cx="1431561" cy="1327473"/>
            <wp:effectExtent l="0" t="0" r="3810" b="6350"/>
            <wp:docPr id="566286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86774" name=""/>
                    <pic:cNvPicPr/>
                  </pic:nvPicPr>
                  <pic:blipFill>
                    <a:blip r:embed="rId18"/>
                    <a:stretch>
                      <a:fillRect/>
                    </a:stretch>
                  </pic:blipFill>
                  <pic:spPr>
                    <a:xfrm>
                      <a:off x="0" y="0"/>
                      <a:ext cx="1437056" cy="1332568"/>
                    </a:xfrm>
                    <a:prstGeom prst="rect">
                      <a:avLst/>
                    </a:prstGeom>
                  </pic:spPr>
                </pic:pic>
              </a:graphicData>
            </a:graphic>
          </wp:inline>
        </w:drawing>
      </w:r>
    </w:p>
    <w:p w14:paraId="737E7DE2" w14:textId="676FCC01" w:rsidR="00B26D0D" w:rsidRPr="006579E4" w:rsidRDefault="006433C3" w:rsidP="006433C3">
      <w:pPr>
        <w:pStyle w:val="Caption"/>
        <w:jc w:val="both"/>
        <w:rPr>
          <w:b/>
          <w:bCs/>
        </w:rPr>
      </w:pPr>
      <w:bookmarkStart w:id="77" w:name="_Toc155705927"/>
      <w:r>
        <w:t xml:space="preserve">Figure </w:t>
      </w:r>
      <w:fldSimple w:instr=" SEQ Figure \* ARABIC ">
        <w:r w:rsidR="00EC7128">
          <w:rPr>
            <w:noProof/>
          </w:rPr>
          <w:t>3</w:t>
        </w:r>
      </w:fldSimple>
      <w:r>
        <w:t xml:space="preserve">: </w:t>
      </w:r>
      <w:r w:rsidR="00F666A7" w:rsidRPr="00F666A7">
        <w:rPr>
          <w:rFonts w:ascii="Times New Roman" w:hAnsi="Times New Roman" w:cs="Times New Roman"/>
          <w:sz w:val="18"/>
        </w:rPr>
        <w:t>WIRING OF A MCP9601 THERMOCOUPLE AMPLIFIER</w:t>
      </w:r>
      <w:bookmarkEnd w:id="77"/>
    </w:p>
    <w:p w14:paraId="7449CCEB" w14:textId="330247E8" w:rsidR="00B26D0D" w:rsidRDefault="00B26D0D" w:rsidP="00B26D0D">
      <w:commentRangeStart w:id="78"/>
      <w:r w:rsidRPr="442B2A02">
        <w:lastRenderedPageBreak/>
        <w:t>For ease of set up, data collection, and use of the LHCM, thermocouple signal amplifier chips from Adafruit, MC9601 with I2C capability were used. Eight MCP9601 chips can be wired in series, and with different resistances applied to the “address” pin, can be discerned.</w:t>
      </w:r>
      <w:r w:rsidR="00D313D7">
        <w:t xml:space="preserve"> Wiring of resistors for I2C addressing is demonstrated by a 2.2kΩ resistor in figure </w:t>
      </w:r>
      <w:r w:rsidR="00D313D7" w:rsidRPr="00D313D7">
        <w:rPr>
          <w:color w:val="FF0000"/>
        </w:rPr>
        <w:t>3</w:t>
      </w:r>
      <w:r w:rsidR="00D313D7">
        <w:t>.</w:t>
      </w:r>
      <w:r w:rsidRPr="442B2A02">
        <w:t xml:space="preserve"> </w:t>
      </w:r>
      <w:r w:rsidR="00D313D7">
        <w:t>MCP9601 chips feature t</w:t>
      </w:r>
      <w:r w:rsidRPr="442B2A02">
        <w:t xml:space="preserve">wo solder pads on the back of the chip </w:t>
      </w:r>
      <w:r w:rsidR="00D313D7">
        <w:t xml:space="preserve">that </w:t>
      </w:r>
      <w:r w:rsidRPr="442B2A02">
        <w:t xml:space="preserve">enable the user to </w:t>
      </w:r>
      <w:r w:rsidR="00D313D7">
        <w:t>emulate adding 14kΩ (</w:t>
      </w:r>
      <w:r w:rsidRPr="442B2A02">
        <w:t>5</w:t>
      </w:r>
      <w:r w:rsidRPr="442B2A02">
        <w:rPr>
          <w:vertAlign w:val="superscript"/>
        </w:rPr>
        <w:t>th</w:t>
      </w:r>
      <w:r w:rsidR="00D313D7">
        <w:t xml:space="preserve">) </w:t>
      </w:r>
      <w:r w:rsidRPr="442B2A02">
        <w:t>and</w:t>
      </w:r>
      <w:r w:rsidR="00D313D7">
        <w:t xml:space="preserve"> 22kΩ</w:t>
      </w:r>
      <w:r w:rsidRPr="442B2A02">
        <w:t xml:space="preserve"> 6</w:t>
      </w:r>
      <w:r w:rsidRPr="442B2A02">
        <w:rPr>
          <w:vertAlign w:val="superscript"/>
        </w:rPr>
        <w:t>th</w:t>
      </w:r>
      <w:r w:rsidRPr="442B2A02">
        <w:t xml:space="preserve"> </w:t>
      </w:r>
      <w:r w:rsidR="00D313D7">
        <w:t xml:space="preserve">resistors. </w:t>
      </w:r>
      <w:r w:rsidRPr="442B2A02">
        <w:t xml:space="preserve">Below is a table of resistances used to achieve a signal from the rest of the boards. </w:t>
      </w:r>
      <w:commentRangeEnd w:id="78"/>
      <w:r>
        <w:rPr>
          <w:rStyle w:val="CommentReference"/>
        </w:rPr>
        <w:commentReference w:id="78"/>
      </w:r>
    </w:p>
    <w:p w14:paraId="4E475752" w14:textId="77777777" w:rsidR="00B26D0D" w:rsidRDefault="00B26D0D" w:rsidP="00B26D0D"/>
    <w:p w14:paraId="21EDB9AF" w14:textId="35E29D51" w:rsidR="00B26D0D" w:rsidRDefault="00B26D0D" w:rsidP="00B26D0D">
      <w:r w:rsidRPr="00F666A7">
        <w:rPr>
          <w:rFonts w:ascii="Arial" w:hAnsi="Arial" w:cs="Arial"/>
          <w:b/>
          <w:bCs/>
        </w:rPr>
        <w:t>TABLE 2:</w:t>
      </w:r>
      <w:r w:rsidRPr="442B2A02">
        <w:t xml:space="preserve"> </w:t>
      </w:r>
      <w:r w:rsidR="00F666A7" w:rsidRPr="00F666A7">
        <w:rPr>
          <w:sz w:val="18"/>
          <w:szCs w:val="18"/>
        </w:rPr>
        <w:t>WIRING DESIGNATIONS OF THERMOCOUPLES TO SIGNAL AMPLIFIERS</w:t>
      </w:r>
      <w:r w:rsidRPr="442B2A02">
        <w:t xml:space="preserve"> </w:t>
      </w:r>
    </w:p>
    <w:p w14:paraId="4161CF85" w14:textId="77777777" w:rsidR="00B26D0D" w:rsidRPr="006579E4" w:rsidRDefault="00B26D0D" w:rsidP="00B26D0D"/>
    <w:tbl>
      <w:tblPr>
        <w:tblStyle w:val="TableGrid"/>
        <w:tblW w:w="0" w:type="auto"/>
        <w:tblLook w:val="04A0" w:firstRow="1" w:lastRow="0" w:firstColumn="1" w:lastColumn="0" w:noHBand="0" w:noVBand="1"/>
      </w:tblPr>
      <w:tblGrid>
        <w:gridCol w:w="1525"/>
        <w:gridCol w:w="990"/>
        <w:gridCol w:w="1282"/>
        <w:gridCol w:w="1323"/>
      </w:tblGrid>
      <w:tr w:rsidR="009B2B27" w:rsidRPr="006579E4" w14:paraId="4652A219" w14:textId="77777777" w:rsidTr="00BC4581">
        <w:trPr>
          <w:trHeight w:val="300"/>
        </w:trPr>
        <w:tc>
          <w:tcPr>
            <w:tcW w:w="1525" w:type="dxa"/>
          </w:tcPr>
          <w:p w14:paraId="37F940B2" w14:textId="77777777" w:rsidR="009B2B27" w:rsidRPr="009B2B27" w:rsidRDefault="009B2B27" w:rsidP="00C6320D">
            <w:pPr>
              <w:rPr>
                <w:rFonts w:ascii="Times New Roman" w:hAnsi="Times New Roman" w:cs="Times New Roman"/>
                <w:sz w:val="20"/>
                <w:szCs w:val="20"/>
              </w:rPr>
            </w:pPr>
            <w:r w:rsidRPr="009B2B27">
              <w:rPr>
                <w:rFonts w:ascii="Times New Roman" w:hAnsi="Times New Roman" w:cs="Times New Roman"/>
                <w:sz w:val="20"/>
                <w:szCs w:val="20"/>
              </w:rPr>
              <w:t>Thermocouple</w:t>
            </w:r>
          </w:p>
        </w:tc>
        <w:tc>
          <w:tcPr>
            <w:tcW w:w="990" w:type="dxa"/>
          </w:tcPr>
          <w:p w14:paraId="0DC60F5E" w14:textId="77777777" w:rsidR="009B2B27" w:rsidRPr="009B2B27" w:rsidRDefault="009B2B27">
            <w:pPr>
              <w:jc w:val="center"/>
              <w:rPr>
                <w:rFonts w:ascii="Times New Roman" w:hAnsi="Times New Roman" w:cs="Times New Roman"/>
                <w:sz w:val="20"/>
                <w:szCs w:val="20"/>
              </w:rPr>
              <w:pPrChange w:id="79" w:author="Kamau Wright" w:date="2023-10-11T10:03:00Z">
                <w:pPr/>
              </w:pPrChange>
            </w:pPr>
            <w:r w:rsidRPr="009B2B27">
              <w:rPr>
                <w:rFonts w:ascii="Times New Roman" w:hAnsi="Times New Roman" w:cs="Times New Roman"/>
                <w:sz w:val="20"/>
                <w:szCs w:val="20"/>
              </w:rPr>
              <w:t>I2C Address</w:t>
            </w:r>
          </w:p>
        </w:tc>
        <w:tc>
          <w:tcPr>
            <w:tcW w:w="1282" w:type="dxa"/>
            <w:tcBorders>
              <w:right w:val="single" w:sz="4" w:space="0" w:color="000000" w:themeColor="text1"/>
            </w:tcBorders>
          </w:tcPr>
          <w:p w14:paraId="024830F1" w14:textId="77777777" w:rsidR="009B2B27" w:rsidRPr="009B2B27" w:rsidRDefault="009B2B27">
            <w:pPr>
              <w:jc w:val="center"/>
              <w:rPr>
                <w:rFonts w:ascii="Times New Roman" w:hAnsi="Times New Roman" w:cs="Times New Roman"/>
                <w:sz w:val="20"/>
                <w:szCs w:val="20"/>
              </w:rPr>
              <w:pPrChange w:id="80" w:author="Kamau Wright" w:date="2023-10-11T10:03:00Z">
                <w:pPr/>
              </w:pPrChange>
            </w:pPr>
            <w:r w:rsidRPr="009B2B27">
              <w:rPr>
                <w:rFonts w:ascii="Times New Roman" w:hAnsi="Times New Roman" w:cs="Times New Roman"/>
                <w:sz w:val="20"/>
                <w:szCs w:val="20"/>
              </w:rPr>
              <w:t>Command Byte</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8A2BF9" w14:textId="77777777" w:rsidR="009B2B27" w:rsidRPr="009B2B27" w:rsidRDefault="009B2B27">
            <w:pPr>
              <w:jc w:val="center"/>
              <w:rPr>
                <w:ins w:id="81" w:author="Kamau Wright" w:date="2023-10-11T10:02:00Z"/>
                <w:rFonts w:ascii="Times New Roman" w:hAnsi="Times New Roman" w:cs="Times New Roman"/>
                <w:sz w:val="20"/>
                <w:szCs w:val="20"/>
              </w:rPr>
              <w:pPrChange w:id="82" w:author="Kamau Wright" w:date="2023-10-11T10:03:00Z">
                <w:pPr/>
              </w:pPrChange>
            </w:pPr>
            <w:r w:rsidRPr="009B2B27">
              <w:rPr>
                <w:rFonts w:ascii="Times New Roman" w:hAnsi="Times New Roman" w:cs="Times New Roman"/>
                <w:sz w:val="20"/>
                <w:szCs w:val="20"/>
              </w:rPr>
              <w:t>External Resistance</w:t>
            </w:r>
          </w:p>
          <w:p w14:paraId="1DC5BF8F" w14:textId="77777777" w:rsidR="009B2B27" w:rsidRPr="009B2B27" w:rsidRDefault="009B2B27">
            <w:pPr>
              <w:jc w:val="center"/>
              <w:rPr>
                <w:rFonts w:ascii="Times New Roman" w:hAnsi="Times New Roman" w:cs="Times New Roman"/>
                <w:sz w:val="20"/>
                <w:szCs w:val="20"/>
              </w:rPr>
              <w:pPrChange w:id="83" w:author="Kamau Wright" w:date="2023-10-11T10:03:00Z">
                <w:pPr/>
              </w:pPrChange>
            </w:pPr>
            <w:r w:rsidRPr="009B2B27">
              <w:rPr>
                <w:rFonts w:ascii="Times New Roman" w:hAnsi="Times New Roman" w:cs="Times New Roman"/>
                <w:sz w:val="20"/>
                <w:szCs w:val="20"/>
              </w:rPr>
              <w:t>Applied [</w:t>
            </w:r>
            <w:proofErr w:type="spellStart"/>
            <w:r w:rsidRPr="009B2B27">
              <w:rPr>
                <w:rFonts w:ascii="Times New Roman" w:hAnsi="Times New Roman" w:cs="Times New Roman"/>
                <w:sz w:val="20"/>
                <w:szCs w:val="20"/>
              </w:rPr>
              <w:t>kΩ</w:t>
            </w:r>
            <w:proofErr w:type="spellEnd"/>
            <w:r w:rsidRPr="009B2B27">
              <w:rPr>
                <w:rFonts w:ascii="Times New Roman" w:hAnsi="Times New Roman" w:cs="Times New Roman"/>
                <w:sz w:val="20"/>
                <w:szCs w:val="20"/>
              </w:rPr>
              <w:t>]</w:t>
            </w:r>
          </w:p>
        </w:tc>
      </w:tr>
      <w:tr w:rsidR="009B2B27" w:rsidRPr="006579E4" w14:paraId="13C77E27" w14:textId="77777777" w:rsidTr="00BC4581">
        <w:trPr>
          <w:trHeight w:val="300"/>
        </w:trPr>
        <w:tc>
          <w:tcPr>
            <w:tcW w:w="1525" w:type="dxa"/>
          </w:tcPr>
          <w:p w14:paraId="6B21680E" w14:textId="77777777" w:rsidR="009B2B27" w:rsidRPr="009B2B27" w:rsidRDefault="009B2B27" w:rsidP="00C6320D">
            <w:pPr>
              <w:rPr>
                <w:rFonts w:ascii="Times New Roman" w:hAnsi="Times New Roman" w:cs="Times New Roman"/>
                <w:sz w:val="20"/>
                <w:szCs w:val="20"/>
              </w:rPr>
            </w:pPr>
            <w:commentRangeStart w:id="84"/>
            <w:r w:rsidRPr="009B2B27">
              <w:rPr>
                <w:rFonts w:ascii="Times New Roman" w:hAnsi="Times New Roman" w:cs="Times New Roman"/>
                <w:sz w:val="20"/>
                <w:szCs w:val="20"/>
              </w:rPr>
              <w:t>A (Cool Side)</w:t>
            </w:r>
            <w:commentRangeEnd w:id="84"/>
            <w:r w:rsidRPr="009B2B27">
              <w:rPr>
                <w:rStyle w:val="CommentReference"/>
                <w:rFonts w:ascii="Times New Roman" w:hAnsi="Times New Roman" w:cs="Times New Roman"/>
                <w:sz w:val="20"/>
                <w:szCs w:val="20"/>
              </w:rPr>
              <w:commentReference w:id="84"/>
            </w:r>
          </w:p>
        </w:tc>
        <w:tc>
          <w:tcPr>
            <w:tcW w:w="990" w:type="dxa"/>
          </w:tcPr>
          <w:p w14:paraId="09220A1A" w14:textId="77777777" w:rsidR="009B2B27" w:rsidRPr="009B2B27" w:rsidRDefault="009B2B27">
            <w:pPr>
              <w:jc w:val="center"/>
              <w:rPr>
                <w:rFonts w:ascii="Times New Roman" w:hAnsi="Times New Roman" w:cs="Times New Roman"/>
                <w:sz w:val="20"/>
                <w:szCs w:val="20"/>
              </w:rPr>
              <w:pPrChange w:id="85" w:author="Kamau Wright" w:date="2023-10-11T10:03:00Z">
                <w:pPr/>
              </w:pPrChange>
            </w:pPr>
            <w:r w:rsidRPr="009B2B27">
              <w:rPr>
                <w:rFonts w:ascii="Times New Roman" w:hAnsi="Times New Roman" w:cs="Times New Roman"/>
                <w:sz w:val="20"/>
                <w:szCs w:val="20"/>
              </w:rPr>
              <w:t>0x60</w:t>
            </w:r>
          </w:p>
        </w:tc>
        <w:tc>
          <w:tcPr>
            <w:tcW w:w="1282" w:type="dxa"/>
            <w:tcBorders>
              <w:right w:val="single" w:sz="4" w:space="0" w:color="000000" w:themeColor="text1"/>
            </w:tcBorders>
          </w:tcPr>
          <w:p w14:paraId="79EA4CC0" w14:textId="77777777" w:rsidR="009B2B27" w:rsidRPr="009B2B27" w:rsidRDefault="009B2B27">
            <w:pPr>
              <w:jc w:val="center"/>
              <w:rPr>
                <w:rFonts w:ascii="Times New Roman" w:hAnsi="Times New Roman" w:cs="Times New Roman"/>
                <w:sz w:val="20"/>
                <w:szCs w:val="20"/>
              </w:rPr>
              <w:pPrChange w:id="86" w:author="Kamau Wright" w:date="2023-10-11T10:03:00Z">
                <w:pPr/>
              </w:pPrChange>
            </w:pPr>
            <w:r w:rsidRPr="009B2B27">
              <w:rPr>
                <w:rFonts w:ascii="Times New Roman" w:hAnsi="Times New Roman" w:cs="Times New Roman"/>
                <w:sz w:val="20"/>
                <w:szCs w:val="20"/>
              </w:rPr>
              <w:t>1100 000x</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8F62A1" w14:textId="77777777" w:rsidR="009B2B27" w:rsidRPr="009B2B27" w:rsidRDefault="009B2B27">
            <w:pPr>
              <w:spacing w:line="259" w:lineRule="auto"/>
              <w:jc w:val="center"/>
              <w:rPr>
                <w:rFonts w:ascii="Times New Roman" w:hAnsi="Times New Roman" w:cs="Times New Roman"/>
                <w:sz w:val="20"/>
                <w:szCs w:val="20"/>
              </w:rPr>
              <w:pPrChange w:id="87" w:author="Kamau Wright" w:date="2023-10-11T10:03:00Z">
                <w:pPr>
                  <w:spacing w:line="259" w:lineRule="auto"/>
                </w:pPr>
              </w:pPrChange>
            </w:pPr>
            <w:r w:rsidRPr="009B2B27">
              <w:rPr>
                <w:rFonts w:ascii="Times New Roman" w:hAnsi="Times New Roman" w:cs="Times New Roman"/>
                <w:sz w:val="20"/>
                <w:szCs w:val="20"/>
              </w:rPr>
              <w:t>ADDR Pin to GND</w:t>
            </w:r>
          </w:p>
        </w:tc>
      </w:tr>
      <w:tr w:rsidR="009B2B27" w:rsidRPr="006579E4" w14:paraId="75ECB316" w14:textId="77777777" w:rsidTr="00BC4581">
        <w:trPr>
          <w:trHeight w:val="300"/>
        </w:trPr>
        <w:tc>
          <w:tcPr>
            <w:tcW w:w="1525" w:type="dxa"/>
          </w:tcPr>
          <w:p w14:paraId="673F5277" w14:textId="77777777" w:rsidR="009B2B27" w:rsidRPr="009B2B27" w:rsidRDefault="009B2B27" w:rsidP="00C6320D">
            <w:pPr>
              <w:rPr>
                <w:rFonts w:ascii="Times New Roman" w:hAnsi="Times New Roman" w:cs="Times New Roman"/>
                <w:sz w:val="20"/>
                <w:szCs w:val="20"/>
              </w:rPr>
            </w:pPr>
            <w:r w:rsidRPr="009B2B27">
              <w:rPr>
                <w:rFonts w:ascii="Times New Roman" w:hAnsi="Times New Roman" w:cs="Times New Roman"/>
                <w:sz w:val="20"/>
                <w:szCs w:val="20"/>
              </w:rPr>
              <w:t xml:space="preserve">B </w:t>
            </w:r>
          </w:p>
        </w:tc>
        <w:tc>
          <w:tcPr>
            <w:tcW w:w="990" w:type="dxa"/>
          </w:tcPr>
          <w:p w14:paraId="05F4053A" w14:textId="77777777" w:rsidR="009B2B27" w:rsidRPr="009B2B27" w:rsidRDefault="009B2B27">
            <w:pPr>
              <w:jc w:val="center"/>
              <w:rPr>
                <w:rFonts w:ascii="Times New Roman" w:hAnsi="Times New Roman" w:cs="Times New Roman"/>
                <w:sz w:val="20"/>
                <w:szCs w:val="20"/>
              </w:rPr>
              <w:pPrChange w:id="88" w:author="Kamau Wright" w:date="2023-10-11T10:03:00Z">
                <w:pPr/>
              </w:pPrChange>
            </w:pPr>
            <w:r w:rsidRPr="009B2B27">
              <w:rPr>
                <w:rFonts w:ascii="Times New Roman" w:hAnsi="Times New Roman" w:cs="Times New Roman"/>
                <w:sz w:val="20"/>
                <w:szCs w:val="20"/>
              </w:rPr>
              <w:t>0x61</w:t>
            </w:r>
          </w:p>
        </w:tc>
        <w:tc>
          <w:tcPr>
            <w:tcW w:w="1282" w:type="dxa"/>
            <w:tcBorders>
              <w:right w:val="single" w:sz="4" w:space="0" w:color="000000" w:themeColor="text1"/>
            </w:tcBorders>
          </w:tcPr>
          <w:p w14:paraId="7D792E0D" w14:textId="77777777" w:rsidR="009B2B27" w:rsidRPr="009B2B27" w:rsidRDefault="009B2B27">
            <w:pPr>
              <w:jc w:val="center"/>
              <w:rPr>
                <w:rFonts w:ascii="Times New Roman" w:hAnsi="Times New Roman" w:cs="Times New Roman"/>
                <w:sz w:val="20"/>
                <w:szCs w:val="20"/>
              </w:rPr>
              <w:pPrChange w:id="89" w:author="Kamau Wright" w:date="2023-10-11T10:03:00Z">
                <w:pPr/>
              </w:pPrChange>
            </w:pPr>
            <w:r w:rsidRPr="009B2B27">
              <w:rPr>
                <w:rFonts w:ascii="Times New Roman" w:hAnsi="Times New Roman" w:cs="Times New Roman"/>
                <w:sz w:val="20"/>
                <w:szCs w:val="20"/>
              </w:rPr>
              <w:t>1100 001x</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E8B175" w14:textId="77777777" w:rsidR="009B2B27" w:rsidRPr="009B2B27" w:rsidRDefault="009B2B27">
            <w:pPr>
              <w:spacing w:line="259" w:lineRule="auto"/>
              <w:jc w:val="center"/>
              <w:rPr>
                <w:rFonts w:ascii="Times New Roman" w:hAnsi="Times New Roman" w:cs="Times New Roman"/>
                <w:sz w:val="20"/>
                <w:szCs w:val="20"/>
              </w:rPr>
              <w:pPrChange w:id="90" w:author="Kamau Wright" w:date="2023-10-11T10:03:00Z">
                <w:pPr>
                  <w:spacing w:line="259" w:lineRule="auto"/>
                </w:pPr>
              </w:pPrChange>
            </w:pPr>
            <w:r w:rsidRPr="009B2B27">
              <w:rPr>
                <w:rFonts w:ascii="Times New Roman" w:hAnsi="Times New Roman" w:cs="Times New Roman"/>
                <w:sz w:val="20"/>
                <w:szCs w:val="20"/>
              </w:rPr>
              <w:t>2.2</w:t>
            </w:r>
          </w:p>
        </w:tc>
      </w:tr>
      <w:tr w:rsidR="009B2B27" w:rsidRPr="006579E4" w14:paraId="412D2F90" w14:textId="77777777" w:rsidTr="00BC4581">
        <w:trPr>
          <w:trHeight w:val="300"/>
        </w:trPr>
        <w:tc>
          <w:tcPr>
            <w:tcW w:w="1525" w:type="dxa"/>
          </w:tcPr>
          <w:p w14:paraId="149F4E2D" w14:textId="77777777" w:rsidR="009B2B27" w:rsidRPr="009B2B27" w:rsidRDefault="009B2B27" w:rsidP="00C6320D">
            <w:pPr>
              <w:rPr>
                <w:rFonts w:ascii="Times New Roman" w:hAnsi="Times New Roman" w:cs="Times New Roman"/>
                <w:sz w:val="20"/>
                <w:szCs w:val="20"/>
              </w:rPr>
            </w:pPr>
            <w:r w:rsidRPr="009B2B27">
              <w:rPr>
                <w:rFonts w:ascii="Times New Roman" w:hAnsi="Times New Roman" w:cs="Times New Roman"/>
                <w:sz w:val="20"/>
                <w:szCs w:val="20"/>
              </w:rPr>
              <w:t xml:space="preserve">C </w:t>
            </w:r>
          </w:p>
        </w:tc>
        <w:tc>
          <w:tcPr>
            <w:tcW w:w="990" w:type="dxa"/>
          </w:tcPr>
          <w:p w14:paraId="57391275" w14:textId="77777777" w:rsidR="009B2B27" w:rsidRPr="009B2B27" w:rsidRDefault="009B2B27">
            <w:pPr>
              <w:jc w:val="center"/>
              <w:rPr>
                <w:rFonts w:ascii="Times New Roman" w:hAnsi="Times New Roman" w:cs="Times New Roman"/>
                <w:sz w:val="20"/>
                <w:szCs w:val="20"/>
              </w:rPr>
              <w:pPrChange w:id="91" w:author="Kamau Wright" w:date="2023-10-11T10:03:00Z">
                <w:pPr/>
              </w:pPrChange>
            </w:pPr>
            <w:r w:rsidRPr="009B2B27">
              <w:rPr>
                <w:rFonts w:ascii="Times New Roman" w:hAnsi="Times New Roman" w:cs="Times New Roman"/>
                <w:sz w:val="20"/>
                <w:szCs w:val="20"/>
              </w:rPr>
              <w:t>0x62</w:t>
            </w:r>
          </w:p>
        </w:tc>
        <w:tc>
          <w:tcPr>
            <w:tcW w:w="1282" w:type="dxa"/>
            <w:tcBorders>
              <w:right w:val="single" w:sz="4" w:space="0" w:color="000000" w:themeColor="text1"/>
            </w:tcBorders>
          </w:tcPr>
          <w:p w14:paraId="4385EDFE" w14:textId="77777777" w:rsidR="009B2B27" w:rsidRPr="009B2B27" w:rsidRDefault="009B2B27">
            <w:pPr>
              <w:jc w:val="center"/>
              <w:rPr>
                <w:rFonts w:ascii="Times New Roman" w:hAnsi="Times New Roman" w:cs="Times New Roman"/>
                <w:sz w:val="20"/>
                <w:szCs w:val="20"/>
              </w:rPr>
              <w:pPrChange w:id="92" w:author="Kamau Wright" w:date="2023-10-11T10:03:00Z">
                <w:pPr/>
              </w:pPrChange>
            </w:pPr>
            <w:r w:rsidRPr="009B2B27">
              <w:rPr>
                <w:rFonts w:ascii="Times New Roman" w:hAnsi="Times New Roman" w:cs="Times New Roman"/>
                <w:sz w:val="20"/>
                <w:szCs w:val="20"/>
              </w:rPr>
              <w:t>1100 010x</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07FACD" w14:textId="77777777" w:rsidR="009B2B27" w:rsidRPr="009B2B27" w:rsidRDefault="009B2B27">
            <w:pPr>
              <w:jc w:val="center"/>
              <w:rPr>
                <w:rFonts w:ascii="Times New Roman" w:hAnsi="Times New Roman" w:cs="Times New Roman"/>
                <w:sz w:val="20"/>
                <w:szCs w:val="20"/>
              </w:rPr>
              <w:pPrChange w:id="93" w:author="Kamau Wright" w:date="2023-10-11T10:03:00Z">
                <w:pPr/>
              </w:pPrChange>
            </w:pPr>
            <w:r w:rsidRPr="009B2B27">
              <w:rPr>
                <w:rFonts w:ascii="Times New Roman" w:hAnsi="Times New Roman" w:cs="Times New Roman"/>
                <w:sz w:val="20"/>
                <w:szCs w:val="20"/>
              </w:rPr>
              <w:t>4.3</w:t>
            </w:r>
          </w:p>
        </w:tc>
      </w:tr>
      <w:tr w:rsidR="009B2B27" w:rsidRPr="006579E4" w14:paraId="528EB786" w14:textId="77777777" w:rsidTr="00BC4581">
        <w:trPr>
          <w:trHeight w:val="300"/>
        </w:trPr>
        <w:tc>
          <w:tcPr>
            <w:tcW w:w="1525" w:type="dxa"/>
          </w:tcPr>
          <w:p w14:paraId="7D867DC7" w14:textId="77777777" w:rsidR="009B2B27" w:rsidRPr="009B2B27" w:rsidRDefault="009B2B27" w:rsidP="00C6320D">
            <w:pPr>
              <w:rPr>
                <w:rFonts w:ascii="Times New Roman" w:hAnsi="Times New Roman" w:cs="Times New Roman"/>
                <w:sz w:val="20"/>
                <w:szCs w:val="20"/>
              </w:rPr>
            </w:pPr>
            <w:r w:rsidRPr="009B2B27">
              <w:rPr>
                <w:rFonts w:ascii="Times New Roman" w:hAnsi="Times New Roman" w:cs="Times New Roman"/>
                <w:sz w:val="20"/>
                <w:szCs w:val="20"/>
              </w:rPr>
              <w:t>D (Sample Bottom)</w:t>
            </w:r>
          </w:p>
        </w:tc>
        <w:tc>
          <w:tcPr>
            <w:tcW w:w="990" w:type="dxa"/>
          </w:tcPr>
          <w:p w14:paraId="6E82227D" w14:textId="77777777" w:rsidR="009B2B27" w:rsidRPr="009B2B27" w:rsidRDefault="009B2B27">
            <w:pPr>
              <w:jc w:val="center"/>
              <w:rPr>
                <w:rFonts w:ascii="Times New Roman" w:hAnsi="Times New Roman" w:cs="Times New Roman"/>
                <w:sz w:val="20"/>
                <w:szCs w:val="20"/>
              </w:rPr>
              <w:pPrChange w:id="94" w:author="Kamau Wright" w:date="2023-10-11T10:03:00Z">
                <w:pPr/>
              </w:pPrChange>
            </w:pPr>
            <w:r w:rsidRPr="009B2B27">
              <w:rPr>
                <w:rFonts w:ascii="Times New Roman" w:hAnsi="Times New Roman" w:cs="Times New Roman"/>
                <w:sz w:val="20"/>
                <w:szCs w:val="20"/>
              </w:rPr>
              <w:t>0x63</w:t>
            </w:r>
          </w:p>
        </w:tc>
        <w:tc>
          <w:tcPr>
            <w:tcW w:w="1282" w:type="dxa"/>
            <w:tcBorders>
              <w:right w:val="single" w:sz="4" w:space="0" w:color="000000" w:themeColor="text1"/>
            </w:tcBorders>
          </w:tcPr>
          <w:p w14:paraId="1172001C" w14:textId="77777777" w:rsidR="009B2B27" w:rsidRPr="009B2B27" w:rsidRDefault="009B2B27">
            <w:pPr>
              <w:jc w:val="center"/>
              <w:rPr>
                <w:rFonts w:ascii="Times New Roman" w:hAnsi="Times New Roman" w:cs="Times New Roman"/>
                <w:sz w:val="20"/>
                <w:szCs w:val="20"/>
              </w:rPr>
              <w:pPrChange w:id="95" w:author="Kamau Wright" w:date="2023-10-11T10:03:00Z">
                <w:pPr/>
              </w:pPrChange>
            </w:pPr>
            <w:r w:rsidRPr="009B2B27">
              <w:rPr>
                <w:rFonts w:ascii="Times New Roman" w:hAnsi="Times New Roman" w:cs="Times New Roman"/>
                <w:sz w:val="20"/>
                <w:szCs w:val="20"/>
              </w:rPr>
              <w:t>1100 011x</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7AFED2" w14:textId="77777777" w:rsidR="009B2B27" w:rsidRPr="009B2B27" w:rsidRDefault="009B2B27">
            <w:pPr>
              <w:jc w:val="center"/>
              <w:rPr>
                <w:rFonts w:ascii="Times New Roman" w:hAnsi="Times New Roman" w:cs="Times New Roman"/>
                <w:sz w:val="20"/>
                <w:szCs w:val="20"/>
              </w:rPr>
              <w:pPrChange w:id="96" w:author="Kamau Wright" w:date="2023-10-11T10:03:00Z">
                <w:pPr/>
              </w:pPrChange>
            </w:pPr>
            <w:r w:rsidRPr="009B2B27">
              <w:rPr>
                <w:rFonts w:ascii="Times New Roman" w:hAnsi="Times New Roman" w:cs="Times New Roman"/>
                <w:sz w:val="20"/>
                <w:szCs w:val="20"/>
              </w:rPr>
              <w:t>7.5</w:t>
            </w:r>
          </w:p>
        </w:tc>
      </w:tr>
      <w:tr w:rsidR="009B2B27" w:rsidRPr="006579E4" w14:paraId="5F763442" w14:textId="77777777" w:rsidTr="00BC4581">
        <w:trPr>
          <w:trHeight w:val="300"/>
        </w:trPr>
        <w:tc>
          <w:tcPr>
            <w:tcW w:w="1525" w:type="dxa"/>
          </w:tcPr>
          <w:p w14:paraId="48236579" w14:textId="77777777" w:rsidR="009B2B27" w:rsidRPr="009B2B27" w:rsidRDefault="009B2B27" w:rsidP="00C6320D">
            <w:pPr>
              <w:rPr>
                <w:rFonts w:ascii="Times New Roman" w:hAnsi="Times New Roman" w:cs="Times New Roman"/>
                <w:sz w:val="20"/>
                <w:szCs w:val="20"/>
              </w:rPr>
            </w:pPr>
            <w:r w:rsidRPr="009B2B27">
              <w:rPr>
                <w:rFonts w:ascii="Times New Roman" w:hAnsi="Times New Roman" w:cs="Times New Roman"/>
                <w:sz w:val="20"/>
                <w:szCs w:val="20"/>
              </w:rPr>
              <w:t>E (Sample Top)</w:t>
            </w:r>
          </w:p>
        </w:tc>
        <w:tc>
          <w:tcPr>
            <w:tcW w:w="990" w:type="dxa"/>
          </w:tcPr>
          <w:p w14:paraId="2EEA4135" w14:textId="77777777" w:rsidR="009B2B27" w:rsidRPr="009B2B27" w:rsidRDefault="009B2B27">
            <w:pPr>
              <w:jc w:val="center"/>
              <w:rPr>
                <w:rFonts w:ascii="Times New Roman" w:hAnsi="Times New Roman" w:cs="Times New Roman"/>
                <w:sz w:val="20"/>
                <w:szCs w:val="20"/>
              </w:rPr>
              <w:pPrChange w:id="97" w:author="Kamau Wright" w:date="2023-10-11T10:03:00Z">
                <w:pPr/>
              </w:pPrChange>
            </w:pPr>
            <w:r w:rsidRPr="009B2B27">
              <w:rPr>
                <w:rFonts w:ascii="Times New Roman" w:hAnsi="Times New Roman" w:cs="Times New Roman"/>
                <w:sz w:val="20"/>
                <w:szCs w:val="20"/>
              </w:rPr>
              <w:t>0x64</w:t>
            </w:r>
          </w:p>
        </w:tc>
        <w:tc>
          <w:tcPr>
            <w:tcW w:w="1282" w:type="dxa"/>
            <w:tcBorders>
              <w:right w:val="single" w:sz="4" w:space="0" w:color="000000" w:themeColor="text1"/>
            </w:tcBorders>
          </w:tcPr>
          <w:p w14:paraId="6BD4483F" w14:textId="77777777" w:rsidR="009B2B27" w:rsidRPr="009B2B27" w:rsidRDefault="009B2B27">
            <w:pPr>
              <w:jc w:val="center"/>
              <w:rPr>
                <w:rFonts w:ascii="Times New Roman" w:hAnsi="Times New Roman" w:cs="Times New Roman"/>
                <w:sz w:val="20"/>
                <w:szCs w:val="20"/>
              </w:rPr>
              <w:pPrChange w:id="98" w:author="Kamau Wright" w:date="2023-10-11T10:03:00Z">
                <w:pPr/>
              </w:pPrChange>
            </w:pPr>
            <w:r w:rsidRPr="009B2B27">
              <w:rPr>
                <w:rFonts w:ascii="Times New Roman" w:hAnsi="Times New Roman" w:cs="Times New Roman"/>
                <w:sz w:val="20"/>
                <w:szCs w:val="20"/>
              </w:rPr>
              <w:t>1100 100x</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E4895B" w14:textId="77777777" w:rsidR="009B2B27" w:rsidRPr="009B2B27" w:rsidRDefault="009B2B27">
            <w:pPr>
              <w:jc w:val="center"/>
              <w:rPr>
                <w:rFonts w:ascii="Times New Roman" w:hAnsi="Times New Roman" w:cs="Times New Roman"/>
                <w:sz w:val="20"/>
                <w:szCs w:val="20"/>
              </w:rPr>
              <w:pPrChange w:id="99" w:author="Kamau Wright" w:date="2023-10-11T10:03:00Z">
                <w:pPr/>
              </w:pPrChange>
            </w:pPr>
            <w:r w:rsidRPr="009B2B27">
              <w:rPr>
                <w:rFonts w:ascii="Times New Roman" w:hAnsi="Times New Roman" w:cs="Times New Roman"/>
                <w:sz w:val="20"/>
                <w:szCs w:val="20"/>
              </w:rPr>
              <w:t>13</w:t>
            </w:r>
          </w:p>
        </w:tc>
      </w:tr>
      <w:tr w:rsidR="009B2B27" w:rsidRPr="006579E4" w14:paraId="17A7BB99" w14:textId="77777777" w:rsidTr="00BC4581">
        <w:trPr>
          <w:trHeight w:val="300"/>
        </w:trPr>
        <w:tc>
          <w:tcPr>
            <w:tcW w:w="1525" w:type="dxa"/>
          </w:tcPr>
          <w:p w14:paraId="54BFBDC3" w14:textId="77777777" w:rsidR="009B2B27" w:rsidRPr="009B2B27" w:rsidRDefault="009B2B27" w:rsidP="00C6320D">
            <w:pPr>
              <w:rPr>
                <w:rFonts w:ascii="Times New Roman" w:hAnsi="Times New Roman" w:cs="Times New Roman"/>
                <w:sz w:val="20"/>
                <w:szCs w:val="20"/>
              </w:rPr>
            </w:pPr>
            <w:r w:rsidRPr="009B2B27">
              <w:rPr>
                <w:rFonts w:ascii="Times New Roman" w:hAnsi="Times New Roman" w:cs="Times New Roman"/>
                <w:sz w:val="20"/>
                <w:szCs w:val="20"/>
              </w:rPr>
              <w:t xml:space="preserve">F </w:t>
            </w:r>
          </w:p>
        </w:tc>
        <w:tc>
          <w:tcPr>
            <w:tcW w:w="990" w:type="dxa"/>
          </w:tcPr>
          <w:p w14:paraId="57493030" w14:textId="77777777" w:rsidR="009B2B27" w:rsidRPr="009B2B27" w:rsidRDefault="009B2B27">
            <w:pPr>
              <w:jc w:val="center"/>
              <w:rPr>
                <w:rFonts w:ascii="Times New Roman" w:hAnsi="Times New Roman" w:cs="Times New Roman"/>
                <w:sz w:val="20"/>
                <w:szCs w:val="20"/>
              </w:rPr>
              <w:pPrChange w:id="100" w:author="Kamau Wright" w:date="2023-10-11T10:03:00Z">
                <w:pPr/>
              </w:pPrChange>
            </w:pPr>
            <w:r w:rsidRPr="009B2B27">
              <w:rPr>
                <w:rFonts w:ascii="Times New Roman" w:hAnsi="Times New Roman" w:cs="Times New Roman"/>
                <w:sz w:val="20"/>
                <w:szCs w:val="20"/>
              </w:rPr>
              <w:t>0x65</w:t>
            </w:r>
          </w:p>
        </w:tc>
        <w:tc>
          <w:tcPr>
            <w:tcW w:w="1282" w:type="dxa"/>
            <w:tcBorders>
              <w:right w:val="single" w:sz="4" w:space="0" w:color="000000" w:themeColor="text1"/>
            </w:tcBorders>
          </w:tcPr>
          <w:p w14:paraId="2DCA8851" w14:textId="77777777" w:rsidR="009B2B27" w:rsidRPr="009B2B27" w:rsidRDefault="009B2B27">
            <w:pPr>
              <w:jc w:val="center"/>
              <w:rPr>
                <w:rFonts w:ascii="Times New Roman" w:hAnsi="Times New Roman" w:cs="Times New Roman"/>
                <w:sz w:val="20"/>
                <w:szCs w:val="20"/>
              </w:rPr>
              <w:pPrChange w:id="101" w:author="Kamau Wright" w:date="2023-10-11T10:03:00Z">
                <w:pPr/>
              </w:pPrChange>
            </w:pPr>
            <w:r w:rsidRPr="009B2B27">
              <w:rPr>
                <w:rFonts w:ascii="Times New Roman" w:hAnsi="Times New Roman" w:cs="Times New Roman"/>
                <w:sz w:val="20"/>
                <w:szCs w:val="20"/>
              </w:rPr>
              <w:t>1100 101x</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DC4DF6" w14:textId="77777777" w:rsidR="009B2B27" w:rsidRPr="009B2B27" w:rsidRDefault="009B2B27">
            <w:pPr>
              <w:jc w:val="center"/>
              <w:rPr>
                <w:rFonts w:ascii="Times New Roman" w:hAnsi="Times New Roman" w:cs="Times New Roman"/>
                <w:sz w:val="20"/>
                <w:szCs w:val="20"/>
              </w:rPr>
              <w:pPrChange w:id="102" w:author="Kamau Wright" w:date="2023-10-11T10:03:00Z">
                <w:pPr/>
              </w:pPrChange>
            </w:pPr>
            <w:r w:rsidRPr="009B2B27">
              <w:rPr>
                <w:rFonts w:ascii="Times New Roman" w:hAnsi="Times New Roman" w:cs="Times New Roman"/>
                <w:sz w:val="20"/>
                <w:szCs w:val="20"/>
              </w:rPr>
              <w:t>22 (soldered jumper pad)</w:t>
            </w:r>
          </w:p>
        </w:tc>
      </w:tr>
      <w:tr w:rsidR="009B2B27" w:rsidRPr="006579E4" w14:paraId="163C44D9" w14:textId="77777777" w:rsidTr="00BC4581">
        <w:trPr>
          <w:trHeight w:val="300"/>
        </w:trPr>
        <w:tc>
          <w:tcPr>
            <w:tcW w:w="1525" w:type="dxa"/>
          </w:tcPr>
          <w:p w14:paraId="18D49F45" w14:textId="77777777" w:rsidR="009B2B27" w:rsidRPr="009B2B27" w:rsidRDefault="009B2B27" w:rsidP="00C6320D">
            <w:pPr>
              <w:rPr>
                <w:rFonts w:ascii="Times New Roman" w:hAnsi="Times New Roman" w:cs="Times New Roman"/>
                <w:sz w:val="20"/>
                <w:szCs w:val="20"/>
              </w:rPr>
            </w:pPr>
            <w:r w:rsidRPr="009B2B27">
              <w:rPr>
                <w:rFonts w:ascii="Times New Roman" w:hAnsi="Times New Roman" w:cs="Times New Roman"/>
                <w:sz w:val="20"/>
                <w:szCs w:val="20"/>
              </w:rPr>
              <w:t xml:space="preserve">G </w:t>
            </w:r>
          </w:p>
        </w:tc>
        <w:tc>
          <w:tcPr>
            <w:tcW w:w="990" w:type="dxa"/>
          </w:tcPr>
          <w:p w14:paraId="7B1BB374" w14:textId="77777777" w:rsidR="009B2B27" w:rsidRPr="009B2B27" w:rsidRDefault="009B2B27">
            <w:pPr>
              <w:jc w:val="center"/>
              <w:rPr>
                <w:rFonts w:ascii="Times New Roman" w:hAnsi="Times New Roman" w:cs="Times New Roman"/>
                <w:sz w:val="20"/>
                <w:szCs w:val="20"/>
              </w:rPr>
              <w:pPrChange w:id="103" w:author="Kamau Wright" w:date="2023-10-11T10:03:00Z">
                <w:pPr/>
              </w:pPrChange>
            </w:pPr>
            <w:r w:rsidRPr="009B2B27">
              <w:rPr>
                <w:rFonts w:ascii="Times New Roman" w:hAnsi="Times New Roman" w:cs="Times New Roman"/>
                <w:sz w:val="20"/>
                <w:szCs w:val="20"/>
              </w:rPr>
              <w:t>0x66</w:t>
            </w:r>
          </w:p>
        </w:tc>
        <w:tc>
          <w:tcPr>
            <w:tcW w:w="1282" w:type="dxa"/>
            <w:tcBorders>
              <w:right w:val="single" w:sz="4" w:space="0" w:color="000000" w:themeColor="text1"/>
            </w:tcBorders>
          </w:tcPr>
          <w:p w14:paraId="70C05D0D" w14:textId="77777777" w:rsidR="009B2B27" w:rsidRPr="009B2B27" w:rsidRDefault="009B2B27">
            <w:pPr>
              <w:jc w:val="center"/>
              <w:rPr>
                <w:rFonts w:ascii="Times New Roman" w:hAnsi="Times New Roman" w:cs="Times New Roman"/>
                <w:sz w:val="20"/>
                <w:szCs w:val="20"/>
              </w:rPr>
              <w:pPrChange w:id="104" w:author="Kamau Wright" w:date="2023-10-11T10:03:00Z">
                <w:pPr/>
              </w:pPrChange>
            </w:pPr>
            <w:r w:rsidRPr="009B2B27">
              <w:rPr>
                <w:rFonts w:ascii="Times New Roman" w:hAnsi="Times New Roman" w:cs="Times New Roman"/>
                <w:sz w:val="20"/>
                <w:szCs w:val="20"/>
              </w:rPr>
              <w:t>1100 110x</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BEBBED" w14:textId="77777777" w:rsidR="009B2B27" w:rsidRPr="009B2B27" w:rsidRDefault="009B2B27">
            <w:pPr>
              <w:spacing w:line="259" w:lineRule="auto"/>
              <w:jc w:val="center"/>
              <w:rPr>
                <w:rFonts w:ascii="Times New Roman" w:hAnsi="Times New Roman" w:cs="Times New Roman"/>
                <w:sz w:val="20"/>
                <w:szCs w:val="20"/>
              </w:rPr>
              <w:pPrChange w:id="105" w:author="Kamau Wright" w:date="2023-10-11T10:03:00Z">
                <w:pPr>
                  <w:spacing w:line="259" w:lineRule="auto"/>
                </w:pPr>
              </w:pPrChange>
            </w:pPr>
            <w:r w:rsidRPr="009B2B27">
              <w:rPr>
                <w:rFonts w:ascii="Times New Roman" w:hAnsi="Times New Roman" w:cs="Times New Roman"/>
                <w:sz w:val="20"/>
                <w:szCs w:val="20"/>
              </w:rPr>
              <w:t>43 (soldered jumper pad)</w:t>
            </w:r>
          </w:p>
        </w:tc>
      </w:tr>
      <w:tr w:rsidR="009B2B27" w:rsidRPr="006579E4" w14:paraId="22287B01" w14:textId="77777777" w:rsidTr="00BC4581">
        <w:trPr>
          <w:trHeight w:val="300"/>
        </w:trPr>
        <w:tc>
          <w:tcPr>
            <w:tcW w:w="1525" w:type="dxa"/>
          </w:tcPr>
          <w:p w14:paraId="2129F2D4" w14:textId="77777777" w:rsidR="009B2B27" w:rsidRPr="006579E4" w:rsidRDefault="009B2B27" w:rsidP="00C6320D">
            <w:pPr>
              <w:rPr>
                <w:rFonts w:ascii="Times New Roman" w:hAnsi="Times New Roman" w:cs="Times New Roman"/>
              </w:rPr>
            </w:pPr>
            <w:r w:rsidRPr="442B2A02">
              <w:rPr>
                <w:rFonts w:ascii="Times New Roman" w:hAnsi="Times New Roman" w:cs="Times New Roman"/>
              </w:rPr>
              <w:t>H (Hot Side</w:t>
            </w:r>
            <w:r>
              <w:rPr>
                <w:rFonts w:ascii="Times New Roman" w:hAnsi="Times New Roman" w:cs="Times New Roman"/>
              </w:rPr>
              <w:t>; closest to heater</w:t>
            </w:r>
            <w:r w:rsidRPr="442B2A02">
              <w:rPr>
                <w:rFonts w:ascii="Times New Roman" w:hAnsi="Times New Roman" w:cs="Times New Roman"/>
              </w:rPr>
              <w:t>)</w:t>
            </w:r>
          </w:p>
        </w:tc>
        <w:tc>
          <w:tcPr>
            <w:tcW w:w="990" w:type="dxa"/>
          </w:tcPr>
          <w:p w14:paraId="27146664" w14:textId="77777777" w:rsidR="009B2B27" w:rsidRPr="006579E4" w:rsidRDefault="009B2B27">
            <w:pPr>
              <w:jc w:val="center"/>
              <w:rPr>
                <w:rFonts w:ascii="Times New Roman" w:hAnsi="Times New Roman" w:cs="Times New Roman"/>
              </w:rPr>
              <w:pPrChange w:id="106" w:author="Kamau Wright" w:date="2023-10-11T10:03:00Z">
                <w:pPr/>
              </w:pPrChange>
            </w:pPr>
            <w:r w:rsidRPr="442B2A02">
              <w:rPr>
                <w:rFonts w:ascii="Times New Roman" w:hAnsi="Times New Roman" w:cs="Times New Roman"/>
              </w:rPr>
              <w:t>0x67</w:t>
            </w:r>
          </w:p>
        </w:tc>
        <w:tc>
          <w:tcPr>
            <w:tcW w:w="1282" w:type="dxa"/>
            <w:tcBorders>
              <w:right w:val="single" w:sz="4" w:space="0" w:color="000000" w:themeColor="text1"/>
            </w:tcBorders>
          </w:tcPr>
          <w:p w14:paraId="54A8D2C8" w14:textId="77777777" w:rsidR="009B2B27" w:rsidRPr="006579E4" w:rsidRDefault="009B2B27">
            <w:pPr>
              <w:jc w:val="center"/>
              <w:rPr>
                <w:rFonts w:ascii="Times New Roman" w:hAnsi="Times New Roman" w:cs="Times New Roman"/>
              </w:rPr>
              <w:pPrChange w:id="107" w:author="Kamau Wright" w:date="2023-10-11T10:03:00Z">
                <w:pPr/>
              </w:pPrChange>
            </w:pPr>
            <w:r w:rsidRPr="442B2A02">
              <w:rPr>
                <w:rFonts w:ascii="Times New Roman" w:hAnsi="Times New Roman" w:cs="Times New Roman"/>
              </w:rPr>
              <w:t>1100 111x</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AB354B" w14:textId="77777777" w:rsidR="009B2B27" w:rsidRPr="006579E4" w:rsidRDefault="009B2B27">
            <w:pPr>
              <w:jc w:val="center"/>
              <w:rPr>
                <w:rFonts w:ascii="Times New Roman" w:hAnsi="Times New Roman" w:cs="Times New Roman"/>
              </w:rPr>
              <w:pPrChange w:id="108" w:author="Kamau Wright" w:date="2023-10-11T10:03:00Z">
                <w:pPr/>
              </w:pPrChange>
            </w:pPr>
            <w:r w:rsidRPr="442B2A02">
              <w:rPr>
                <w:rFonts w:ascii="Times New Roman" w:hAnsi="Times New Roman" w:cs="Times New Roman"/>
              </w:rPr>
              <w:t>ADDR Pin to V</w:t>
            </w:r>
            <w:r w:rsidRPr="442B2A02">
              <w:rPr>
                <w:rFonts w:ascii="Times New Roman" w:hAnsi="Times New Roman" w:cs="Times New Roman"/>
                <w:vertAlign w:val="subscript"/>
              </w:rPr>
              <w:t>DD</w:t>
            </w:r>
          </w:p>
        </w:tc>
      </w:tr>
    </w:tbl>
    <w:p w14:paraId="14F34471" w14:textId="77777777" w:rsidR="00B26D0D" w:rsidRDefault="00B26D0D" w:rsidP="00B26D0D">
      <w:pPr>
        <w:pStyle w:val="BodyTextIndent"/>
        <w:ind w:firstLine="0"/>
        <w:rPr>
          <w:rFonts w:ascii="Arial" w:hAnsi="Arial" w:cs="Arial"/>
          <w:b/>
          <w:kern w:val="0"/>
        </w:rPr>
      </w:pPr>
    </w:p>
    <w:p w14:paraId="0EC1B884" w14:textId="77777777" w:rsidR="00B26D0D" w:rsidRDefault="00B26D0D" w:rsidP="00B26D0D">
      <w:pPr>
        <w:pStyle w:val="BodyTextIndent"/>
        <w:ind w:firstLine="0"/>
        <w:rPr>
          <w:kern w:val="0"/>
        </w:rPr>
      </w:pPr>
    </w:p>
    <w:p w14:paraId="66C1A940" w14:textId="77777777" w:rsidR="00D313D7" w:rsidRDefault="00D313D7" w:rsidP="00D313D7">
      <w:pPr>
        <w:pStyle w:val="BodyTextIndent"/>
        <w:numPr>
          <w:ilvl w:val="0"/>
          <w:numId w:val="3"/>
        </w:numPr>
        <w:ind w:left="360"/>
        <w:rPr>
          <w:rFonts w:ascii="Arial" w:hAnsi="Arial" w:cs="Arial"/>
          <w:b/>
          <w:kern w:val="0"/>
        </w:rPr>
      </w:pPr>
      <w:r w:rsidRPr="008C095F">
        <w:rPr>
          <w:rFonts w:ascii="Arial" w:hAnsi="Arial" w:cs="Arial"/>
          <w:b/>
          <w:kern w:val="0"/>
        </w:rPr>
        <w:t>RESULTS AND DISCUSSION</w:t>
      </w:r>
    </w:p>
    <w:p w14:paraId="2E86F496" w14:textId="77777777" w:rsidR="00D313D7" w:rsidRDefault="00D313D7" w:rsidP="00D313D7">
      <w:pPr>
        <w:pStyle w:val="BodyTextIndent"/>
        <w:rPr>
          <w:kern w:val="0"/>
        </w:rPr>
      </w:pPr>
      <w:r>
        <w:rPr>
          <w:kern w:val="0"/>
        </w:rPr>
        <w:t xml:space="preserve">Place results and discussion here. </w:t>
      </w:r>
      <w:r w:rsidRPr="005E134D">
        <w:rPr>
          <w:i/>
          <w:kern w:val="0"/>
        </w:rPr>
        <w:t>A</w:t>
      </w:r>
      <w:r w:rsidRPr="0012344E">
        <w:rPr>
          <w:i/>
          <w:kern w:val="0"/>
        </w:rPr>
        <w:t>uthors should make sure that all tables, graphics, and equations fit within the columns and do not run into the margins.</w:t>
      </w:r>
      <w:r w:rsidRPr="0012344E">
        <w:rPr>
          <w:kern w:val="0"/>
        </w:rPr>
        <w:t xml:space="preserve"> Al</w:t>
      </w:r>
      <w:r>
        <w:rPr>
          <w:kern w:val="0"/>
        </w:rPr>
        <w:t xml:space="preserve">l figures, graphs, tables, etc. </w:t>
      </w:r>
      <w:r w:rsidRPr="0012344E">
        <w:rPr>
          <w:kern w:val="0"/>
        </w:rPr>
        <w:t>should be numbered.</w:t>
      </w:r>
      <w:r>
        <w:rPr>
          <w:kern w:val="0"/>
        </w:rPr>
        <w:t xml:space="preserve"> Ensure that all text is in black and that there is no highlighted text.</w:t>
      </w:r>
    </w:p>
    <w:p w14:paraId="0CE8F81A" w14:textId="77777777" w:rsidR="005E30F5" w:rsidRDefault="005E30F5" w:rsidP="00D313D7">
      <w:pPr>
        <w:pStyle w:val="BodyTextIndent"/>
        <w:ind w:firstLine="0"/>
        <w:rPr>
          <w:kern w:val="0"/>
        </w:rPr>
      </w:pPr>
    </w:p>
    <w:p w14:paraId="7A4243A6" w14:textId="66368C92" w:rsidR="005E30F5" w:rsidRPr="008C095F" w:rsidRDefault="005E30F5" w:rsidP="005E30F5">
      <w:pPr>
        <w:pStyle w:val="BodyTextIndent"/>
        <w:ind w:firstLine="0"/>
        <w:rPr>
          <w:rFonts w:ascii="Arial" w:hAnsi="Arial" w:cs="Arial"/>
          <w:b/>
          <w:kern w:val="0"/>
        </w:rPr>
      </w:pPr>
      <w:r>
        <w:rPr>
          <w:rFonts w:ascii="Arial" w:hAnsi="Arial" w:cs="Arial"/>
          <w:b/>
          <w:kern w:val="0"/>
        </w:rPr>
        <w:t>4</w:t>
      </w:r>
      <w:r w:rsidRPr="008C095F">
        <w:rPr>
          <w:rFonts w:ascii="Arial" w:hAnsi="Arial" w:cs="Arial"/>
          <w:b/>
          <w:kern w:val="0"/>
        </w:rPr>
        <w:t xml:space="preserve">.1 </w:t>
      </w:r>
      <w:r>
        <w:rPr>
          <w:rFonts w:ascii="Arial" w:hAnsi="Arial" w:cs="Arial"/>
          <w:b/>
          <w:kern w:val="0"/>
        </w:rPr>
        <w:t>Results by Material</w:t>
      </w:r>
    </w:p>
    <w:p w14:paraId="5C7D67EE" w14:textId="77777777" w:rsidR="00B26D0D" w:rsidRPr="006579E4" w:rsidRDefault="00B26D0D" w:rsidP="00B26D0D">
      <w:pPr>
        <w:rPr>
          <w:b/>
          <w:bCs/>
        </w:rPr>
      </w:pPr>
      <w:r w:rsidRPr="442B2A02">
        <w:rPr>
          <w:b/>
          <w:bCs/>
        </w:rPr>
        <w:t xml:space="preserve">ANTICIPATED RESULTS: </w:t>
      </w:r>
    </w:p>
    <w:p w14:paraId="5208EF73" w14:textId="2714FA45" w:rsidR="00B26D0D" w:rsidRDefault="00B26D0D" w:rsidP="00B26D0D">
      <w:r w:rsidRPr="442B2A02">
        <w:t xml:space="preserve">It is expected that materials with thermal conductivities at and above that of cartridge brass (110W/mK at 300K) can be determined in under 40 minutes within 4% of their actual values. A model will be presented to predict and characterize results. It is anticipated that materials with thermal conductivities on the order of that of stainless steel (14.9 W/mK) can also be determined, but that materials with thermal conductivities at or lower than the insulation material of the current module (i.e., PTFE) on the order of 1 W/mK and lower will require significant alterations to the LHCM, or even a completely different approach such as use of a guarded hot plate and/or vacuum </w:t>
      </w:r>
      <w:r w:rsidRPr="442B2A02">
        <w:t xml:space="preserve">insulation.  Future studies will clearly outline </w:t>
      </w:r>
      <w:r>
        <w:t>differences in design</w:t>
      </w:r>
      <w:r w:rsidRPr="442B2A02">
        <w:t xml:space="preserve">. </w:t>
      </w:r>
    </w:p>
    <w:p w14:paraId="0B390F84" w14:textId="77777777" w:rsidR="00B26D0D" w:rsidRDefault="00B26D0D" w:rsidP="00B26D0D">
      <w:pPr>
        <w:rPr>
          <w:b/>
          <w:bCs/>
        </w:rPr>
      </w:pPr>
    </w:p>
    <w:p w14:paraId="3BD6EE63" w14:textId="7E6531EB" w:rsidR="00B26D0D" w:rsidRPr="00E00F2F" w:rsidRDefault="00B26D0D" w:rsidP="00B26D0D">
      <w:pPr>
        <w:rPr>
          <w:b/>
          <w:bCs/>
        </w:rPr>
      </w:pPr>
      <w:r w:rsidRPr="442B2A02">
        <w:rPr>
          <w:b/>
          <w:bCs/>
        </w:rPr>
        <w:t>ALUMINUM RESULTS:</w:t>
      </w:r>
    </w:p>
    <w:p w14:paraId="3F841D1D" w14:textId="5EF9CE29" w:rsidR="00B26D0D" w:rsidRDefault="00B26D0D" w:rsidP="00B26D0D">
      <w:r w:rsidRPr="442B2A02">
        <w:t xml:space="preserve">Preliminary testing with a stock 6061 aluminum sample gave a thermal conductivity of 131.01 W/mK after waiting </w:t>
      </w:r>
      <w:commentRangeStart w:id="109"/>
      <w:r w:rsidRPr="442B2A02">
        <w:t>33 minutes</w:t>
      </w:r>
      <w:commentRangeEnd w:id="109"/>
      <w:r>
        <w:rPr>
          <w:rStyle w:val="CommentReference"/>
        </w:rPr>
        <w:commentReference w:id="109"/>
      </w:r>
      <w:r w:rsidRPr="442B2A02">
        <w:t xml:space="preserve"> for steady state. 6061 Aluminum has a literature value for thermal conductivity of 167 W/mK at 298.15K (25°C).</w:t>
      </w:r>
    </w:p>
    <w:p w14:paraId="74A87A35" w14:textId="77777777" w:rsidR="00B26D0D" w:rsidRDefault="00B26D0D" w:rsidP="00B26D0D"/>
    <w:p w14:paraId="4A5DB082" w14:textId="77777777" w:rsidR="00B26D0D" w:rsidRDefault="00B26D0D" w:rsidP="00B26D0D">
      <w:pPr>
        <w:rPr>
          <w:b/>
          <w:bCs/>
        </w:rPr>
      </w:pPr>
      <w:r w:rsidRPr="442B2A02">
        <w:rPr>
          <w:b/>
          <w:bCs/>
        </w:rPr>
        <w:t>CURRENT RESULTS:</w:t>
      </w:r>
    </w:p>
    <w:p w14:paraId="0749564E" w14:textId="4BBA30F7" w:rsidR="00B26D0D" w:rsidRDefault="00B26D0D" w:rsidP="00B26D0D">
      <w:commentRangeStart w:id="110"/>
      <w:r w:rsidRPr="442B2A02">
        <w:t xml:space="preserve">An early test done with a copper sample showed that </w:t>
      </w:r>
      <w:commentRangeStart w:id="111"/>
      <w:r w:rsidRPr="442B2A02">
        <w:t xml:space="preserve">Thermocouple G reached higher temperatures than thermocouple H, </w:t>
      </w:r>
      <w:commentRangeEnd w:id="111"/>
      <w:r>
        <w:rPr>
          <w:rStyle w:val="CommentReference"/>
        </w:rPr>
        <w:commentReference w:id="111"/>
      </w:r>
      <w:r w:rsidRPr="442B2A02">
        <w:t>which should be recording the hottest temperatures since it is the closest to the electrical resistance heater.</w:t>
      </w:r>
      <w:r>
        <w:t xml:space="preserve"> Later it was found that the two metals within Thermocouple H were in contact not at the center of the sample, but rather where the thermocouple is in contact with the PTFE</w:t>
      </w:r>
      <w:commentRangeEnd w:id="110"/>
      <w:r>
        <w:rPr>
          <w:rStyle w:val="CommentReference"/>
          <w:rFonts w:asciiTheme="minorHAnsi" w:eastAsiaTheme="minorHAnsi" w:hAnsiTheme="minorHAnsi" w:cstheme="minorBidi"/>
          <w:kern w:val="2"/>
          <w14:ligatures w14:val="standardContextual"/>
        </w:rPr>
        <w:commentReference w:id="110"/>
      </w:r>
      <w:r>
        <w:t>.</w:t>
      </w:r>
    </w:p>
    <w:p w14:paraId="1B9CC382" w14:textId="77777777" w:rsidR="00B26D0D" w:rsidRDefault="00B26D0D" w:rsidP="00B26D0D"/>
    <w:p w14:paraId="450844E8" w14:textId="6ADAA1B6" w:rsidR="005E30F5" w:rsidRPr="008C095F" w:rsidRDefault="005E30F5" w:rsidP="005E30F5">
      <w:pPr>
        <w:pStyle w:val="BodyTextIndent"/>
        <w:ind w:firstLine="0"/>
        <w:rPr>
          <w:rFonts w:ascii="Arial" w:hAnsi="Arial" w:cs="Arial"/>
          <w:b/>
          <w:kern w:val="0"/>
        </w:rPr>
      </w:pPr>
      <w:r>
        <w:rPr>
          <w:rFonts w:ascii="Arial" w:hAnsi="Arial" w:cs="Arial"/>
          <w:b/>
          <w:kern w:val="0"/>
        </w:rPr>
        <w:t>4.2</w:t>
      </w:r>
      <w:r w:rsidRPr="008C095F">
        <w:rPr>
          <w:rFonts w:ascii="Arial" w:hAnsi="Arial" w:cs="Arial"/>
          <w:b/>
          <w:kern w:val="0"/>
        </w:rPr>
        <w:t xml:space="preserve"> </w:t>
      </w:r>
      <w:r>
        <w:rPr>
          <w:rFonts w:ascii="Arial" w:hAnsi="Arial" w:cs="Arial"/>
          <w:b/>
          <w:kern w:val="0"/>
        </w:rPr>
        <w:t>Measurement Accuracy Compared to Literature Values (as a function of k-value)</w:t>
      </w:r>
    </w:p>
    <w:p w14:paraId="69484648" w14:textId="77777777" w:rsidR="005E30F5" w:rsidRDefault="005E30F5" w:rsidP="005E30F5">
      <w:pPr>
        <w:pStyle w:val="BodyTextIndent"/>
        <w:rPr>
          <w:kern w:val="0"/>
        </w:rPr>
      </w:pPr>
      <w:r>
        <w:rPr>
          <w:kern w:val="0"/>
        </w:rPr>
        <w:t>Subtitles should be bold but not all-capped.</w:t>
      </w:r>
    </w:p>
    <w:p w14:paraId="6622EA63" w14:textId="01DD0DF9" w:rsidR="005E30F5" w:rsidRPr="008C095F" w:rsidRDefault="005E30F5" w:rsidP="005E30F5">
      <w:pPr>
        <w:pStyle w:val="BodyTextIndent"/>
        <w:ind w:firstLine="0"/>
        <w:rPr>
          <w:rFonts w:ascii="Arial" w:hAnsi="Arial" w:cs="Arial"/>
          <w:b/>
          <w:kern w:val="0"/>
        </w:rPr>
      </w:pPr>
      <w:r>
        <w:rPr>
          <w:rFonts w:ascii="Arial" w:hAnsi="Arial" w:cs="Arial"/>
          <w:b/>
          <w:kern w:val="0"/>
        </w:rPr>
        <w:t>4.3</w:t>
      </w:r>
      <w:r w:rsidRPr="008C095F">
        <w:rPr>
          <w:rFonts w:ascii="Arial" w:hAnsi="Arial" w:cs="Arial"/>
          <w:b/>
          <w:kern w:val="0"/>
        </w:rPr>
        <w:t xml:space="preserve"> </w:t>
      </w:r>
      <w:r>
        <w:rPr>
          <w:rFonts w:ascii="Arial" w:hAnsi="Arial" w:cs="Arial"/>
          <w:b/>
          <w:kern w:val="0"/>
        </w:rPr>
        <w:t>Sources of Error</w:t>
      </w:r>
    </w:p>
    <w:p w14:paraId="388530C9" w14:textId="50BA8D13" w:rsidR="005E30F5" w:rsidRDefault="00DA6BB6" w:rsidP="005E30F5">
      <w:pPr>
        <w:pStyle w:val="BodyTextIndent"/>
        <w:rPr>
          <w:kern w:val="0"/>
        </w:rPr>
      </w:pPr>
      <w:r>
        <w:rPr>
          <w:kern w:val="0"/>
        </w:rPr>
        <w:t xml:space="preserve">One of the largest sources of error is heat lost from the system, through the PTFE insulation, to the surroundings. Using the known thermal conductivity of Brass 360 and PTFE, an estimate for heat loss can be analytically determined. </w:t>
      </w:r>
    </w:p>
    <w:p w14:paraId="3113F0A2" w14:textId="47F48E7C" w:rsidR="00F666A7" w:rsidRPr="00F666A7" w:rsidRDefault="00F666A7" w:rsidP="005E30F5">
      <w:pPr>
        <w:pStyle w:val="BodyTextIndent"/>
        <w:rPr>
          <w:color w:val="FF0000"/>
          <w:kern w:val="0"/>
        </w:rPr>
      </w:pPr>
      <w:r w:rsidRPr="00F666A7">
        <w:rPr>
          <w:color w:val="FF0000"/>
          <w:kern w:val="0"/>
        </w:rPr>
        <w:t>&lt;will include analysis here&gt;</w:t>
      </w:r>
    </w:p>
    <w:p w14:paraId="223F3240" w14:textId="77777777" w:rsidR="00E74F36" w:rsidRDefault="005E30F5" w:rsidP="005E30F5">
      <w:pPr>
        <w:pStyle w:val="BodyTextIndent"/>
        <w:ind w:firstLine="0"/>
        <w:rPr>
          <w:rFonts w:ascii="Arial" w:hAnsi="Arial" w:cs="Arial"/>
          <w:b/>
          <w:kern w:val="0"/>
        </w:rPr>
      </w:pPr>
      <w:commentRangeStart w:id="112"/>
      <w:r>
        <w:rPr>
          <w:rFonts w:ascii="Arial" w:hAnsi="Arial" w:cs="Arial"/>
          <w:b/>
          <w:kern w:val="0"/>
        </w:rPr>
        <w:t>4.3</w:t>
      </w:r>
      <w:r w:rsidRPr="008C095F">
        <w:rPr>
          <w:rFonts w:ascii="Arial" w:hAnsi="Arial" w:cs="Arial"/>
          <w:b/>
          <w:kern w:val="0"/>
        </w:rPr>
        <w:t xml:space="preserve"> </w:t>
      </w:r>
      <w:r>
        <w:rPr>
          <w:rFonts w:ascii="Arial" w:hAnsi="Arial" w:cs="Arial"/>
          <w:b/>
          <w:kern w:val="0"/>
        </w:rPr>
        <w:t>Uncertainty Analysis</w:t>
      </w:r>
      <w:commentRangeEnd w:id="112"/>
      <w:r w:rsidR="00E74F36">
        <w:rPr>
          <w:rStyle w:val="CommentReference"/>
          <w:rFonts w:asciiTheme="minorHAnsi" w:eastAsiaTheme="minorHAnsi" w:hAnsiTheme="minorHAnsi" w:cstheme="minorBidi"/>
          <w:kern w:val="2"/>
          <w14:ligatures w14:val="standardContextual"/>
        </w:rPr>
        <w:commentReference w:id="112"/>
      </w:r>
    </w:p>
    <w:p w14:paraId="1DFD1FD3" w14:textId="0C5133DC" w:rsidR="005E30F5" w:rsidRDefault="00E74F36" w:rsidP="005E30F5">
      <w:pPr>
        <w:pStyle w:val="BodyTextIndent"/>
        <w:ind w:firstLine="0"/>
        <w:rPr>
          <w:rFonts w:ascii="Arial" w:hAnsi="Arial" w:cs="Arial"/>
          <w:b/>
          <w:kern w:val="0"/>
        </w:rPr>
      </w:pPr>
      <w:r>
        <w:rPr>
          <w:rFonts w:ascii="Arial" w:hAnsi="Arial" w:cs="Arial"/>
          <w:b/>
          <w:noProof/>
          <w:kern w:val="0"/>
        </w:rPr>
        <w:drawing>
          <wp:inline distT="0" distB="0" distL="0" distR="0" wp14:anchorId="33F348D7" wp14:editId="13315E9E">
            <wp:extent cx="3257550" cy="930275"/>
            <wp:effectExtent l="0" t="0" r="6350" b="0"/>
            <wp:docPr id="1473467908" name="Picture 2"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67908" name="Picture 2" descr="A math equations on a white backgroun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57550" cy="930275"/>
                    </a:xfrm>
                    <a:prstGeom prst="rect">
                      <a:avLst/>
                    </a:prstGeom>
                  </pic:spPr>
                </pic:pic>
              </a:graphicData>
            </a:graphic>
          </wp:inline>
        </w:drawing>
      </w:r>
    </w:p>
    <w:p w14:paraId="34D316F5" w14:textId="77777777" w:rsidR="00E74F36" w:rsidRDefault="00E74F36" w:rsidP="005E30F5">
      <w:pPr>
        <w:pStyle w:val="BodyTextIndent"/>
        <w:ind w:firstLine="0"/>
        <w:rPr>
          <w:rFonts w:ascii="Arial" w:hAnsi="Arial" w:cs="Arial"/>
          <w:b/>
          <w:kern w:val="0"/>
        </w:rPr>
      </w:pPr>
    </w:p>
    <w:p w14:paraId="13CAB7A9" w14:textId="4BC08CA3" w:rsidR="00E74F36" w:rsidRDefault="00E74F36" w:rsidP="005E30F5">
      <w:pPr>
        <w:pStyle w:val="BodyTextIndent"/>
        <w:ind w:firstLine="0"/>
        <w:rPr>
          <w:rFonts w:ascii="Arial" w:hAnsi="Arial" w:cs="Arial"/>
          <w:b/>
          <w:kern w:val="0"/>
        </w:rPr>
      </w:pPr>
      <w:r>
        <w:rPr>
          <w:rFonts w:ascii="Arial" w:hAnsi="Arial" w:cs="Arial"/>
          <w:b/>
          <w:noProof/>
          <w:kern w:val="0"/>
        </w:rPr>
        <w:drawing>
          <wp:inline distT="0" distB="0" distL="0" distR="0" wp14:anchorId="34E03484" wp14:editId="55DCD056">
            <wp:extent cx="3257550" cy="1539240"/>
            <wp:effectExtent l="0" t="0" r="6350" b="0"/>
            <wp:docPr id="455712611" name="Picture 3" descr="A math equations and formula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12611" name="Picture 3" descr="A math equations and formulas on a white backgroun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57550" cy="1539240"/>
                    </a:xfrm>
                    <a:prstGeom prst="rect">
                      <a:avLst/>
                    </a:prstGeom>
                  </pic:spPr>
                </pic:pic>
              </a:graphicData>
            </a:graphic>
          </wp:inline>
        </w:drawing>
      </w:r>
    </w:p>
    <w:p w14:paraId="1B7B9529" w14:textId="77777777" w:rsidR="00E74F36" w:rsidRDefault="00E74F36" w:rsidP="005E30F5">
      <w:pPr>
        <w:pStyle w:val="BodyTextIndent"/>
        <w:ind w:firstLine="0"/>
        <w:rPr>
          <w:rFonts w:ascii="Arial" w:hAnsi="Arial" w:cs="Arial"/>
          <w:b/>
          <w:kern w:val="0"/>
        </w:rPr>
      </w:pPr>
    </w:p>
    <w:p w14:paraId="6E57C8CD" w14:textId="77777777" w:rsidR="00EC7128" w:rsidRDefault="00EC7128" w:rsidP="00EC7128">
      <w:pPr>
        <w:pStyle w:val="BodyTextIndent"/>
        <w:keepNext/>
        <w:ind w:firstLine="0"/>
      </w:pPr>
      <w:r>
        <w:rPr>
          <w:rFonts w:ascii="Arial" w:hAnsi="Arial" w:cs="Arial"/>
          <w:b/>
          <w:noProof/>
          <w:kern w:val="0"/>
        </w:rPr>
        <w:lastRenderedPageBreak/>
        <w:drawing>
          <wp:inline distT="0" distB="0" distL="0" distR="0" wp14:anchorId="20E19E7F" wp14:editId="099B96C1">
            <wp:extent cx="3257550" cy="1548130"/>
            <wp:effectExtent l="0" t="0" r="6350" b="1270"/>
            <wp:docPr id="247176915" name="Picture 1" descr="A graph of different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76915" name="Picture 1" descr="A graph of different valu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57550" cy="1548130"/>
                    </a:xfrm>
                    <a:prstGeom prst="rect">
                      <a:avLst/>
                    </a:prstGeom>
                  </pic:spPr>
                </pic:pic>
              </a:graphicData>
            </a:graphic>
          </wp:inline>
        </w:drawing>
      </w:r>
    </w:p>
    <w:p w14:paraId="0C90E2E1" w14:textId="3585D8E3" w:rsidR="00F666A7" w:rsidRPr="008C095F" w:rsidRDefault="00E74F36" w:rsidP="00EC7128">
      <w:pPr>
        <w:pStyle w:val="Caption"/>
        <w:jc w:val="both"/>
        <w:rPr>
          <w:rFonts w:cs="Arial"/>
          <w:b/>
          <w:kern w:val="0"/>
        </w:rPr>
      </w:pPr>
      <w:bookmarkStart w:id="113" w:name="_Toc155705928"/>
      <w:r w:rsidRPr="00E74F36">
        <w:rPr>
          <w:b/>
          <w:bCs/>
        </w:rPr>
        <w:t xml:space="preserve">FIGURE </w:t>
      </w:r>
      <w:r w:rsidR="00EC7128" w:rsidRPr="00E74F36">
        <w:rPr>
          <w:b/>
          <w:bCs/>
        </w:rPr>
        <w:fldChar w:fldCharType="begin"/>
      </w:r>
      <w:r w:rsidR="00EC7128" w:rsidRPr="00E74F36">
        <w:rPr>
          <w:b/>
          <w:bCs/>
        </w:rPr>
        <w:instrText xml:space="preserve"> SEQ Figure \* ARABIC </w:instrText>
      </w:r>
      <w:r w:rsidR="00EC7128" w:rsidRPr="00E74F36">
        <w:rPr>
          <w:b/>
          <w:bCs/>
        </w:rPr>
        <w:fldChar w:fldCharType="separate"/>
      </w:r>
      <w:r w:rsidRPr="00E74F36">
        <w:rPr>
          <w:b/>
          <w:bCs/>
          <w:noProof/>
        </w:rPr>
        <w:t>4</w:t>
      </w:r>
      <w:r w:rsidR="00EC7128" w:rsidRPr="00E74F36">
        <w:rPr>
          <w:b/>
          <w:bCs/>
        </w:rPr>
        <w:fldChar w:fldCharType="end"/>
      </w:r>
      <w:r w:rsidRPr="00E74F36">
        <w:rPr>
          <w:b/>
          <w:bCs/>
        </w:rPr>
        <w:t>:</w:t>
      </w:r>
      <w:r>
        <w:t xml:space="preserve"> </w:t>
      </w:r>
      <w:commentRangeStart w:id="114"/>
      <w:r w:rsidR="00EC7128" w:rsidRPr="00CB2283">
        <w:rPr>
          <w:rFonts w:ascii="Times New Roman" w:hAnsi="Times New Roman" w:cs="Times New Roman"/>
          <w:sz w:val="18"/>
        </w:rPr>
        <w:t xml:space="preserve">BAR CHART </w:t>
      </w:r>
      <w:commentRangeEnd w:id="114"/>
      <w:r w:rsidR="00463245">
        <w:rPr>
          <w:rStyle w:val="CommentReference"/>
          <w:rFonts w:asciiTheme="minorHAnsi" w:hAnsiTheme="minorHAnsi"/>
          <w:iCs w:val="0"/>
          <w:color w:val="auto"/>
        </w:rPr>
        <w:commentReference w:id="114"/>
      </w:r>
      <w:r w:rsidR="00EC7128" w:rsidRPr="00CB2283">
        <w:rPr>
          <w:rFonts w:ascii="Times New Roman" w:hAnsi="Times New Roman" w:cs="Times New Roman"/>
          <w:sz w:val="18"/>
        </w:rPr>
        <w:t>COMPARISON BETWEEN LITERATURE AND RECORDED K-VALUES WITH UNCERTAINTY</w:t>
      </w:r>
      <w:bookmarkEnd w:id="113"/>
    </w:p>
    <w:p w14:paraId="4D795308" w14:textId="33098DF0" w:rsidR="00B26D0D" w:rsidRPr="008C095F" w:rsidRDefault="00B26D0D" w:rsidP="00B26D0D">
      <w:pPr>
        <w:pStyle w:val="BodyTextIndent"/>
        <w:ind w:firstLine="0"/>
        <w:rPr>
          <w:rFonts w:ascii="Arial" w:hAnsi="Arial" w:cs="Arial"/>
          <w:b/>
          <w:kern w:val="0"/>
        </w:rPr>
      </w:pPr>
      <w:r>
        <w:rPr>
          <w:rFonts w:ascii="Arial" w:hAnsi="Arial" w:cs="Arial"/>
          <w:b/>
          <w:kern w:val="0"/>
        </w:rPr>
        <w:t>4.4</w:t>
      </w:r>
      <w:r w:rsidRPr="008C095F">
        <w:rPr>
          <w:rFonts w:ascii="Arial" w:hAnsi="Arial" w:cs="Arial"/>
          <w:b/>
          <w:kern w:val="0"/>
        </w:rPr>
        <w:t xml:space="preserve"> </w:t>
      </w:r>
      <w:r>
        <w:rPr>
          <w:rFonts w:ascii="Arial" w:hAnsi="Arial" w:cs="Arial"/>
          <w:b/>
          <w:kern w:val="0"/>
        </w:rPr>
        <w:t>Limitations of the LHCM</w:t>
      </w:r>
    </w:p>
    <w:p w14:paraId="65A695F8" w14:textId="77777777" w:rsidR="00EC7128" w:rsidRDefault="00B26D0D" w:rsidP="00EC7128">
      <w:pPr>
        <w:pStyle w:val="BodyTextIndent"/>
        <w:keepNext/>
        <w:ind w:firstLine="0"/>
      </w:pPr>
      <w:r w:rsidRPr="00AC6557">
        <w:rPr>
          <w:b/>
          <w:bCs/>
          <w:noProof/>
        </w:rPr>
        <w:drawing>
          <wp:inline distT="0" distB="0" distL="0" distR="0" wp14:anchorId="3B84DD5A" wp14:editId="35F103F8">
            <wp:extent cx="3257550" cy="1839680"/>
            <wp:effectExtent l="0" t="0" r="0" b="1905"/>
            <wp:docPr id="188807191"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7191" name="Picture 1" descr="A graph with lines and numbers&#10;&#10;Description automatically generated"/>
                    <pic:cNvPicPr/>
                  </pic:nvPicPr>
                  <pic:blipFill>
                    <a:blip r:embed="rId22"/>
                    <a:stretch>
                      <a:fillRect/>
                    </a:stretch>
                  </pic:blipFill>
                  <pic:spPr>
                    <a:xfrm>
                      <a:off x="0" y="0"/>
                      <a:ext cx="3257550" cy="1839680"/>
                    </a:xfrm>
                    <a:prstGeom prst="rect">
                      <a:avLst/>
                    </a:prstGeom>
                  </pic:spPr>
                </pic:pic>
              </a:graphicData>
            </a:graphic>
          </wp:inline>
        </w:drawing>
      </w:r>
    </w:p>
    <w:p w14:paraId="68FF1CB4" w14:textId="0201F660" w:rsidR="005E30F5" w:rsidRDefault="00EC7128" w:rsidP="00EC7128">
      <w:pPr>
        <w:pStyle w:val="Caption"/>
        <w:jc w:val="both"/>
        <w:rPr>
          <w:kern w:val="0"/>
        </w:rPr>
      </w:pPr>
      <w:r w:rsidRPr="00CB2283">
        <w:rPr>
          <w:b/>
          <w:bCs/>
        </w:rPr>
        <w:t xml:space="preserve">FIGURE </w:t>
      </w:r>
      <w:r w:rsidRPr="00CB2283">
        <w:rPr>
          <w:b/>
          <w:bCs/>
        </w:rPr>
        <w:fldChar w:fldCharType="begin"/>
      </w:r>
      <w:r w:rsidRPr="00CB2283">
        <w:rPr>
          <w:b/>
          <w:bCs/>
        </w:rPr>
        <w:instrText xml:space="preserve"> SEQ Figure \* ARABIC </w:instrText>
      </w:r>
      <w:r w:rsidRPr="00CB2283">
        <w:rPr>
          <w:b/>
          <w:bCs/>
        </w:rPr>
        <w:fldChar w:fldCharType="separate"/>
      </w:r>
      <w:r w:rsidRPr="00CB2283">
        <w:rPr>
          <w:b/>
          <w:bCs/>
          <w:noProof/>
        </w:rPr>
        <w:t>5</w:t>
      </w:r>
      <w:r w:rsidRPr="00CB2283">
        <w:rPr>
          <w:b/>
          <w:bCs/>
        </w:rPr>
        <w:fldChar w:fldCharType="end"/>
      </w:r>
      <w:r>
        <w:t xml:space="preserve">: </w:t>
      </w:r>
      <w:r w:rsidRPr="00CB2283">
        <w:rPr>
          <w:rFonts w:ascii="Times New Roman" w:hAnsi="Times New Roman" w:cs="Times New Roman"/>
          <w:sz w:val="18"/>
        </w:rPr>
        <w:t>FUNCTION OF RECORDED TEMPERATURE DIFFERENCE AND K-VALUE</w:t>
      </w:r>
    </w:p>
    <w:p w14:paraId="3DAE6344" w14:textId="77777777" w:rsidR="005E30F5" w:rsidRDefault="005E30F5" w:rsidP="005E30F5">
      <w:pPr>
        <w:pStyle w:val="BodyTextIndent"/>
        <w:ind w:firstLine="0"/>
        <w:rPr>
          <w:kern w:val="0"/>
        </w:rPr>
      </w:pPr>
    </w:p>
    <w:p w14:paraId="7DA306A0" w14:textId="5A3F3A4A" w:rsidR="00A5037A" w:rsidRPr="00EC7128" w:rsidRDefault="00EC7128" w:rsidP="00EC7128">
      <w:pPr>
        <w:pStyle w:val="BodyTextIndent"/>
        <w:ind w:firstLine="0"/>
        <w:rPr>
          <w:kern w:val="0"/>
        </w:rPr>
      </w:pPr>
      <w:r>
        <w:rPr>
          <w:kern w:val="0"/>
        </w:rPr>
        <w:t xml:space="preserve">This graph plots the recorded temperature difference between two thermocouples 5 mm away from each other within the sample material against the thermal conductivity of the sample, when 5W of power is supplied to the insertion heater. The region shaded in green is the ideal range for measuring thermal conductivity given system limitations, the primary limitation being the system’s ability to hold a temperature difference at steady-state.  </w:t>
      </w:r>
    </w:p>
    <w:p w14:paraId="7242204F" w14:textId="77777777" w:rsidR="005E134D" w:rsidRPr="005E134D" w:rsidRDefault="005E134D" w:rsidP="005E134D">
      <w:pPr>
        <w:pStyle w:val="BodyTextIndent"/>
        <w:ind w:left="360" w:firstLine="0"/>
        <w:rPr>
          <w:kern w:val="0"/>
        </w:rPr>
      </w:pPr>
    </w:p>
    <w:p w14:paraId="6DDE5E06" w14:textId="77777777" w:rsidR="002F74F5" w:rsidRDefault="002F69E6" w:rsidP="00374551">
      <w:pPr>
        <w:pStyle w:val="BodyTextIndent"/>
        <w:rPr>
          <w:kern w:val="0"/>
          <w:sz w:val="24"/>
          <w:szCs w:val="24"/>
        </w:rPr>
      </w:pPr>
      <w:commentRangeStart w:id="115"/>
      <w:r>
        <w:rPr>
          <w:noProof/>
          <w:kern w:val="0"/>
          <w:sz w:val="22"/>
          <w:szCs w:val="22"/>
        </w:rPr>
        <w:drawing>
          <wp:inline distT="0" distB="0" distL="0" distR="0" wp14:anchorId="0E5B67E4" wp14:editId="63AD40C3">
            <wp:extent cx="2852928" cy="950976"/>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00D02522">
        <w:rPr>
          <w:rFonts w:ascii="Arial" w:hAnsi="Arial" w:cs="Arial"/>
          <w:b/>
          <w:kern w:val="0"/>
        </w:rPr>
        <w:t>FIGURE</w:t>
      </w:r>
      <w:r w:rsidR="0030254D" w:rsidRPr="0030254D">
        <w:rPr>
          <w:rFonts w:ascii="Arial" w:hAnsi="Arial" w:cs="Arial"/>
          <w:b/>
          <w:kern w:val="0"/>
        </w:rPr>
        <w:t xml:space="preserve"> 1</w:t>
      </w:r>
      <w:r w:rsidR="0030254D">
        <w:rPr>
          <w:rFonts w:ascii="Arial" w:hAnsi="Arial" w:cs="Arial"/>
          <w:b/>
          <w:kern w:val="0"/>
        </w:rPr>
        <w:t xml:space="preserve">: </w:t>
      </w:r>
      <w:r w:rsidR="002F74F5" w:rsidRPr="0012344E">
        <w:rPr>
          <w:kern w:val="0"/>
          <w:sz w:val="18"/>
          <w:szCs w:val="18"/>
        </w:rPr>
        <w:t>PERCENTAGE OF PAPERS THAT SHOULD BE FORMATTED CORRECTLY</w:t>
      </w:r>
      <w:r w:rsidR="00374551">
        <w:rPr>
          <w:kern w:val="0"/>
          <w:sz w:val="22"/>
          <w:szCs w:val="22"/>
        </w:rPr>
        <w:br/>
      </w:r>
      <w:r w:rsidR="00374551">
        <w:rPr>
          <w:kern w:val="0"/>
          <w:sz w:val="22"/>
          <w:szCs w:val="22"/>
        </w:rPr>
        <w:br/>
      </w:r>
      <w:r w:rsidR="002F74F5" w:rsidRPr="0012344E">
        <w:rPr>
          <w:kern w:val="0"/>
        </w:rPr>
        <w:t>Equations should be numbered (1), (2), (3), and so on, with the number flush right in the column and a space before and after the equation, like this:</w:t>
      </w:r>
    </w:p>
    <w:p w14:paraId="06C9F89B" w14:textId="77777777" w:rsidR="002F74F5" w:rsidRDefault="002F74F5" w:rsidP="00374551">
      <w:pPr>
        <w:pStyle w:val="BodyTextIndent"/>
        <w:rPr>
          <w:kern w:val="0"/>
          <w:sz w:val="24"/>
          <w:szCs w:val="24"/>
        </w:rPr>
      </w:pPr>
    </w:p>
    <w:p w14:paraId="0D52FF7E" w14:textId="77777777" w:rsidR="002F74F5" w:rsidRDefault="0012344E" w:rsidP="0012344E">
      <w:pPr>
        <w:pStyle w:val="BodyTextIndent"/>
        <w:ind w:firstLine="0"/>
        <w:jc w:val="right"/>
        <w:rPr>
          <w:kern w:val="0"/>
          <w:sz w:val="24"/>
          <w:szCs w:val="24"/>
        </w:rPr>
      </w:pPr>
      <m:oMath>
        <m:r>
          <w:rPr>
            <w:rFonts w:ascii="Cambria Math" w:hAnsi="Cambria Math" w:cs="Cambria Math"/>
            <w:kern w:val="0"/>
            <w:sz w:val="24"/>
            <w:szCs w:val="24"/>
          </w:rPr>
          <m:t>x</m:t>
        </m:r>
        <m:r>
          <m:rPr>
            <m:sty m:val="p"/>
          </m:rPr>
          <w:rPr>
            <w:rFonts w:ascii="Cambria Math" w:hAnsi="Cambria Math" w:cs="Cambria Math"/>
            <w:kern w:val="0"/>
            <w:sz w:val="24"/>
            <w:szCs w:val="24"/>
          </w:rPr>
          <m:t>=</m:t>
        </m:r>
        <m:f>
          <m:fPr>
            <m:ctrlPr>
              <w:rPr>
                <w:rFonts w:ascii="Cambria Math" w:hAnsi="Cambria Math"/>
                <w:kern w:val="0"/>
                <w:sz w:val="24"/>
                <w:szCs w:val="24"/>
              </w:rPr>
            </m:ctrlPr>
          </m:fPr>
          <m:num>
            <m:r>
              <m:rPr>
                <m:sty m:val="p"/>
              </m:rPr>
              <w:rPr>
                <w:rFonts w:ascii="Cambria Math" w:hAnsi="Cambria Math" w:cs="Cambria Math"/>
                <w:kern w:val="0"/>
                <w:sz w:val="24"/>
                <w:szCs w:val="24"/>
              </w:rPr>
              <m:t>-</m:t>
            </m:r>
            <m:r>
              <w:rPr>
                <w:rFonts w:ascii="Cambria Math" w:hAnsi="Cambria Math" w:cs="Cambria Math"/>
                <w:kern w:val="0"/>
                <w:sz w:val="24"/>
                <w:szCs w:val="24"/>
              </w:rPr>
              <m:t>b</m:t>
            </m:r>
            <m:r>
              <m:rPr>
                <m:sty m:val="p"/>
              </m:rPr>
              <w:rPr>
                <w:rFonts w:ascii="Cambria Math" w:hAnsi="Cambria Math" w:cs="Cambria Math"/>
                <w:kern w:val="0"/>
                <w:sz w:val="24"/>
                <w:szCs w:val="24"/>
              </w:rPr>
              <m:t>±</m:t>
            </m:r>
            <m:rad>
              <m:radPr>
                <m:degHide m:val="1"/>
                <m:ctrlPr>
                  <w:rPr>
                    <w:rFonts w:ascii="Cambria Math" w:hAnsi="Cambria Math"/>
                    <w:kern w:val="0"/>
                    <w:sz w:val="24"/>
                    <w:szCs w:val="24"/>
                  </w:rPr>
                </m:ctrlPr>
              </m:radPr>
              <m:deg/>
              <m:e>
                <m:sSup>
                  <m:sSupPr>
                    <m:ctrlPr>
                      <w:rPr>
                        <w:rFonts w:ascii="Cambria Math" w:hAnsi="Cambria Math"/>
                        <w:kern w:val="0"/>
                        <w:sz w:val="24"/>
                        <w:szCs w:val="24"/>
                      </w:rPr>
                    </m:ctrlPr>
                  </m:sSupPr>
                  <m:e>
                    <m:r>
                      <w:rPr>
                        <w:rFonts w:ascii="Cambria Math" w:hAnsi="Cambria Math" w:cs="Cambria Math"/>
                        <w:kern w:val="0"/>
                        <w:sz w:val="24"/>
                        <w:szCs w:val="24"/>
                      </w:rPr>
                      <m:t>b</m:t>
                    </m:r>
                  </m:e>
                  <m:sup>
                    <m:r>
                      <m:rPr>
                        <m:sty m:val="p"/>
                      </m:rPr>
                      <w:rPr>
                        <w:rFonts w:ascii="Cambria Math" w:hAnsi="Cambria Math" w:cs="Cambria Math"/>
                        <w:kern w:val="0"/>
                        <w:sz w:val="24"/>
                        <w:szCs w:val="24"/>
                      </w:rPr>
                      <m:t>2</m:t>
                    </m:r>
                  </m:sup>
                </m:sSup>
                <m:r>
                  <m:rPr>
                    <m:sty m:val="p"/>
                  </m:rPr>
                  <w:rPr>
                    <w:rFonts w:ascii="Cambria Math" w:hAnsi="Cambria Math" w:cs="Cambria Math"/>
                    <w:kern w:val="0"/>
                    <w:sz w:val="24"/>
                    <w:szCs w:val="24"/>
                  </w:rPr>
                  <m:t>-4</m:t>
                </m:r>
                <m:r>
                  <w:rPr>
                    <w:rFonts w:ascii="Cambria Math" w:hAnsi="Cambria Math" w:cs="Cambria Math"/>
                    <w:kern w:val="0"/>
                    <w:sz w:val="24"/>
                    <w:szCs w:val="24"/>
                  </w:rPr>
                  <m:t>ac</m:t>
                </m:r>
              </m:e>
            </m:rad>
          </m:num>
          <m:den>
            <m:r>
              <m:rPr>
                <m:sty m:val="p"/>
              </m:rPr>
              <w:rPr>
                <w:rFonts w:ascii="Cambria Math" w:hAnsi="Cambria Math" w:cs="Cambria Math"/>
                <w:kern w:val="0"/>
                <w:sz w:val="24"/>
                <w:szCs w:val="24"/>
              </w:rPr>
              <m:t>2</m:t>
            </m:r>
            <m:r>
              <w:rPr>
                <w:rFonts w:ascii="Cambria Math" w:hAnsi="Cambria Math" w:cs="Cambria Math"/>
                <w:kern w:val="0"/>
                <w:sz w:val="24"/>
                <w:szCs w:val="24"/>
              </w:rPr>
              <m:t>a</m:t>
            </m:r>
          </m:den>
        </m:f>
      </m:oMath>
      <w:r w:rsidR="002F74F5">
        <w:rPr>
          <w:kern w:val="0"/>
          <w:sz w:val="24"/>
          <w:szCs w:val="24"/>
        </w:rPr>
        <w:t xml:space="preserve">                      </w:t>
      </w:r>
      <w:r>
        <w:rPr>
          <w:kern w:val="0"/>
          <w:sz w:val="24"/>
          <w:szCs w:val="24"/>
        </w:rPr>
        <w:t xml:space="preserve">   </w:t>
      </w:r>
      <w:r w:rsidR="008D3F2B">
        <w:rPr>
          <w:kern w:val="0"/>
          <w:sz w:val="24"/>
          <w:szCs w:val="24"/>
          <w:vertAlign w:val="superscript"/>
        </w:rPr>
        <w:t xml:space="preserve">   </w:t>
      </w:r>
      <w:commentRangeEnd w:id="115"/>
      <w:r w:rsidR="00EC7128">
        <w:rPr>
          <w:rStyle w:val="CommentReference"/>
          <w:rFonts w:asciiTheme="minorHAnsi" w:eastAsiaTheme="minorHAnsi" w:hAnsiTheme="minorHAnsi" w:cstheme="minorBidi"/>
          <w:kern w:val="2"/>
          <w14:ligatures w14:val="standardContextual"/>
        </w:rPr>
        <w:commentReference w:id="115"/>
      </w:r>
      <w:r w:rsidR="002F74F5">
        <w:rPr>
          <w:kern w:val="0"/>
          <w:sz w:val="24"/>
          <w:szCs w:val="24"/>
        </w:rPr>
        <w:t>(1)</w:t>
      </w:r>
    </w:p>
    <w:p w14:paraId="44204C8E" w14:textId="77777777" w:rsidR="001B6435" w:rsidRDefault="001B6435" w:rsidP="0012344E">
      <w:pPr>
        <w:pStyle w:val="BodyTextIndent"/>
        <w:ind w:firstLine="0"/>
        <w:jc w:val="right"/>
        <w:rPr>
          <w:kern w:val="0"/>
          <w:sz w:val="24"/>
          <w:szCs w:val="24"/>
          <w:vertAlign w:val="superscript"/>
        </w:rPr>
      </w:pPr>
    </w:p>
    <w:p w14:paraId="2625BDE0" w14:textId="77777777" w:rsidR="00374551" w:rsidRDefault="001B6435" w:rsidP="001B6435">
      <w:pPr>
        <w:pStyle w:val="BodyTextIndent"/>
        <w:numPr>
          <w:ilvl w:val="0"/>
          <w:numId w:val="3"/>
        </w:numPr>
        <w:ind w:left="360"/>
        <w:jc w:val="left"/>
        <w:rPr>
          <w:rFonts w:ascii="Arial" w:hAnsi="Arial" w:cs="Arial"/>
          <w:b/>
          <w:kern w:val="0"/>
        </w:rPr>
      </w:pPr>
      <w:r w:rsidRPr="001B6435">
        <w:rPr>
          <w:rFonts w:ascii="Arial" w:hAnsi="Arial" w:cs="Arial"/>
          <w:b/>
          <w:kern w:val="0"/>
        </w:rPr>
        <w:t>CONCLUSION</w:t>
      </w:r>
    </w:p>
    <w:p w14:paraId="10F20F7F" w14:textId="77777777" w:rsidR="001B6435" w:rsidRPr="001B6435" w:rsidRDefault="001B6435" w:rsidP="001B6435">
      <w:pPr>
        <w:pStyle w:val="BodyTextIndent"/>
        <w:ind w:left="360" w:firstLine="0"/>
        <w:jc w:val="left"/>
        <w:rPr>
          <w:kern w:val="0"/>
        </w:rPr>
      </w:pPr>
      <w:r w:rsidRPr="001B6435">
        <w:rPr>
          <w:kern w:val="0"/>
        </w:rPr>
        <w:t>Place 3-4 line conclusion here.</w:t>
      </w:r>
    </w:p>
    <w:p w14:paraId="31493BCD" w14:textId="77777777" w:rsidR="001B6435" w:rsidRDefault="001B6435" w:rsidP="001B6435">
      <w:pPr>
        <w:pStyle w:val="BodyTextIndent"/>
        <w:ind w:firstLine="0"/>
        <w:jc w:val="left"/>
        <w:rPr>
          <w:rFonts w:ascii="Arial" w:hAnsi="Arial" w:cs="Arial"/>
          <w:b/>
          <w:kern w:val="0"/>
        </w:rPr>
      </w:pPr>
    </w:p>
    <w:p w14:paraId="37106F97" w14:textId="77777777" w:rsidR="00EC7128" w:rsidRDefault="00EC7128" w:rsidP="001B6435">
      <w:pPr>
        <w:pStyle w:val="BodyTextIndent"/>
        <w:ind w:firstLine="0"/>
        <w:jc w:val="left"/>
        <w:rPr>
          <w:rFonts w:ascii="Arial" w:hAnsi="Arial" w:cs="Arial"/>
          <w:b/>
          <w:kern w:val="0"/>
        </w:rPr>
      </w:pPr>
    </w:p>
    <w:p w14:paraId="6187F7F2" w14:textId="67440213" w:rsidR="001B6435" w:rsidRPr="0012344E" w:rsidRDefault="001B6435" w:rsidP="001B6435">
      <w:pPr>
        <w:pStyle w:val="BodyTextIndent"/>
        <w:ind w:firstLine="0"/>
        <w:jc w:val="left"/>
        <w:rPr>
          <w:rFonts w:ascii="Arial" w:hAnsi="Arial" w:cs="Arial"/>
          <w:b/>
          <w:kern w:val="0"/>
        </w:rPr>
      </w:pPr>
      <w:r>
        <w:rPr>
          <w:rFonts w:ascii="Arial" w:hAnsi="Arial" w:cs="Arial"/>
          <w:b/>
          <w:kern w:val="0"/>
        </w:rPr>
        <w:t>ACKNOWLEDGEMENTS</w:t>
      </w:r>
    </w:p>
    <w:p w14:paraId="378898D1" w14:textId="40A35ABD" w:rsidR="001B6435" w:rsidRDefault="00E74F36" w:rsidP="00B26D0D">
      <w:pPr>
        <w:pStyle w:val="BodyTextIndent"/>
        <w:rPr>
          <w:rFonts w:ascii="Arial" w:hAnsi="Arial" w:cs="Arial"/>
          <w:b/>
          <w:kern w:val="0"/>
        </w:rPr>
      </w:pPr>
      <w:r>
        <w:rPr>
          <w:kern w:val="0"/>
        </w:rPr>
        <w:t xml:space="preserve">The authors acknowledge </w:t>
      </w:r>
      <w:r w:rsidR="009B6214">
        <w:rPr>
          <w:kern w:val="0"/>
        </w:rPr>
        <w:t>Isabella Flynn, Daniel Kim</w:t>
      </w:r>
      <w:r>
        <w:rPr>
          <w:kern w:val="0"/>
        </w:rPr>
        <w:t xml:space="preserve">, [] for their data collection using LHCM. </w:t>
      </w:r>
      <w:r w:rsidR="00374551">
        <w:rPr>
          <w:kern w:val="0"/>
          <w:sz w:val="22"/>
          <w:szCs w:val="22"/>
        </w:rPr>
        <w:br/>
      </w:r>
      <w:r w:rsidR="00374551">
        <w:rPr>
          <w:kern w:val="0"/>
          <w:sz w:val="22"/>
          <w:szCs w:val="22"/>
        </w:rPr>
        <w:br/>
      </w:r>
    </w:p>
    <w:sdt>
      <w:sdtPr>
        <w:rPr>
          <w:rFonts w:asciiTheme="minorHAnsi" w:eastAsiaTheme="minorHAnsi" w:hAnsiTheme="minorHAnsi" w:cstheme="minorBidi"/>
          <w:sz w:val="22"/>
          <w:szCs w:val="22"/>
        </w:rPr>
        <w:id w:val="976033536"/>
        <w:docPartObj>
          <w:docPartGallery w:val="Bibliographies"/>
          <w:docPartUnique/>
        </w:docPartObj>
      </w:sdtPr>
      <w:sdtEndPr>
        <w:rPr>
          <w:rFonts w:ascii="Times New Roman" w:eastAsia="Times New Roman" w:hAnsi="Times New Roman" w:cs="Times New Roman"/>
          <w:sz w:val="20"/>
          <w:szCs w:val="20"/>
        </w:rPr>
      </w:sdtEndPr>
      <w:sdtContent>
        <w:p w14:paraId="6187A4FE" w14:textId="585C776B" w:rsidR="00B26D0D" w:rsidRDefault="00B26D0D" w:rsidP="00B26D0D">
          <w:pPr>
            <w:pStyle w:val="BodyTextIndent"/>
            <w:ind w:firstLine="0"/>
          </w:pPr>
          <w:r w:rsidRPr="00B26D0D">
            <w:rPr>
              <w:rFonts w:ascii="Arial" w:hAnsi="Arial" w:cs="Arial"/>
              <w:b/>
              <w:kern w:val="0"/>
            </w:rPr>
            <w:t>REFERENCES</w:t>
          </w:r>
        </w:p>
        <w:sdt>
          <w:sdtPr>
            <w:id w:val="111145805"/>
            <w:bibliography/>
          </w:sdtPr>
          <w:sdtContent>
            <w:p w14:paraId="326F4641" w14:textId="77777777" w:rsidR="003F0604" w:rsidRDefault="00B26D0D" w:rsidP="00B26D0D">
              <w:pPr>
                <w:rPr>
                  <w:noProof/>
                  <w:kern w:val="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4808"/>
              </w:tblGrid>
              <w:tr w:rsidR="003F0604" w14:paraId="336C0B26" w14:textId="77777777">
                <w:trPr>
                  <w:divId w:val="1105150936"/>
                  <w:tblCellSpacing w:w="15" w:type="dxa"/>
                </w:trPr>
                <w:tc>
                  <w:tcPr>
                    <w:tcW w:w="50" w:type="pct"/>
                    <w:hideMark/>
                  </w:tcPr>
                  <w:p w14:paraId="712EC1C7" w14:textId="546143B4" w:rsidR="003F0604" w:rsidRDefault="003F0604">
                    <w:pPr>
                      <w:pStyle w:val="Bibliography"/>
                      <w:rPr>
                        <w:noProof/>
                        <w:kern w:val="0"/>
                        <w:sz w:val="24"/>
                        <w:szCs w:val="24"/>
                        <w14:ligatures w14:val="none"/>
                      </w:rPr>
                    </w:pPr>
                    <w:r>
                      <w:rPr>
                        <w:noProof/>
                      </w:rPr>
                      <w:t xml:space="preserve">[1] </w:t>
                    </w:r>
                  </w:p>
                </w:tc>
                <w:tc>
                  <w:tcPr>
                    <w:tcW w:w="0" w:type="auto"/>
                    <w:hideMark/>
                  </w:tcPr>
                  <w:p w14:paraId="29CCDDF7" w14:textId="77777777" w:rsidR="003F0604" w:rsidRDefault="003F0604">
                    <w:pPr>
                      <w:pStyle w:val="Bibliography"/>
                      <w:rPr>
                        <w:noProof/>
                      </w:rPr>
                    </w:pPr>
                    <w:r>
                      <w:rPr>
                        <w:noProof/>
                      </w:rPr>
                      <w:t xml:space="preserve">B. K. Bunt, K. Wright and B. Davis, "Developing a Low-cost Instrumented Heat Transfer Apparatus for Measuring Thermal Conductivity Using Steady-State Methods," in </w:t>
                    </w:r>
                    <w:r>
                      <w:rPr>
                        <w:i/>
                        <w:iCs/>
                        <w:noProof/>
                      </w:rPr>
                      <w:t>IMECE</w:t>
                    </w:r>
                    <w:r>
                      <w:rPr>
                        <w:noProof/>
                      </w:rPr>
                      <w:t xml:space="preserve">, New Orleans, 2023. </w:t>
                    </w:r>
                  </w:p>
                </w:tc>
              </w:tr>
              <w:tr w:rsidR="003F0604" w14:paraId="40A7623D" w14:textId="77777777">
                <w:trPr>
                  <w:divId w:val="1105150936"/>
                  <w:tblCellSpacing w:w="15" w:type="dxa"/>
                </w:trPr>
                <w:tc>
                  <w:tcPr>
                    <w:tcW w:w="50" w:type="pct"/>
                    <w:hideMark/>
                  </w:tcPr>
                  <w:p w14:paraId="52F4700B" w14:textId="77777777" w:rsidR="003F0604" w:rsidRDefault="003F0604">
                    <w:pPr>
                      <w:pStyle w:val="Bibliography"/>
                      <w:rPr>
                        <w:noProof/>
                      </w:rPr>
                    </w:pPr>
                    <w:r>
                      <w:rPr>
                        <w:noProof/>
                      </w:rPr>
                      <w:t xml:space="preserve">[2] </w:t>
                    </w:r>
                  </w:p>
                </w:tc>
                <w:tc>
                  <w:tcPr>
                    <w:tcW w:w="0" w:type="auto"/>
                    <w:hideMark/>
                  </w:tcPr>
                  <w:p w14:paraId="067B3B87" w14:textId="77777777" w:rsidR="003F0604" w:rsidRDefault="003F0604">
                    <w:pPr>
                      <w:pStyle w:val="Bibliography"/>
                      <w:rPr>
                        <w:noProof/>
                      </w:rPr>
                    </w:pPr>
                    <w:r>
                      <w:rPr>
                        <w:noProof/>
                      </w:rPr>
                      <w:t xml:space="preserve">S. Saurabh, T. Tiwari, A. Nag, A. Dixit, N. Mandal, A. Das, A. Mandal and A. K. Srivastava, "Processing of Alumina Ceramics by Abrasive Waterjet- an Experimental Study," Vols. 5(9, Part 3), p. pp. 18061–18069, 2018. </w:t>
                    </w:r>
                  </w:p>
                </w:tc>
              </w:tr>
              <w:tr w:rsidR="003F0604" w14:paraId="7AE8B3F8" w14:textId="77777777">
                <w:trPr>
                  <w:divId w:val="1105150936"/>
                  <w:tblCellSpacing w:w="15" w:type="dxa"/>
                </w:trPr>
                <w:tc>
                  <w:tcPr>
                    <w:tcW w:w="50" w:type="pct"/>
                    <w:hideMark/>
                  </w:tcPr>
                  <w:p w14:paraId="7070A0D7" w14:textId="77777777" w:rsidR="003F0604" w:rsidRDefault="003F0604">
                    <w:pPr>
                      <w:pStyle w:val="Bibliography"/>
                      <w:rPr>
                        <w:noProof/>
                      </w:rPr>
                    </w:pPr>
                    <w:r>
                      <w:rPr>
                        <w:noProof/>
                      </w:rPr>
                      <w:t xml:space="preserve">[3] </w:t>
                    </w:r>
                  </w:p>
                </w:tc>
                <w:tc>
                  <w:tcPr>
                    <w:tcW w:w="0" w:type="auto"/>
                    <w:hideMark/>
                  </w:tcPr>
                  <w:p w14:paraId="2BD73A6A" w14:textId="77777777" w:rsidR="003F0604" w:rsidRDefault="003F0604">
                    <w:pPr>
                      <w:pStyle w:val="Bibliography"/>
                      <w:rPr>
                        <w:noProof/>
                      </w:rPr>
                    </w:pPr>
                    <w:r>
                      <w:rPr>
                        <w:noProof/>
                      </w:rPr>
                      <w:t xml:space="preserve">T. L. Bergman, A. S. Lavine, F. P. Incropera and D. P. DeWitt, Fundamentals of Heat and Mass Transfer, Wiley, 2017. </w:t>
                    </w:r>
                  </w:p>
                </w:tc>
              </w:tr>
            </w:tbl>
            <w:p w14:paraId="4C4D2B87" w14:textId="77777777" w:rsidR="003F0604" w:rsidRDefault="003F0604">
              <w:pPr>
                <w:divId w:val="1105150936"/>
                <w:rPr>
                  <w:noProof/>
                </w:rPr>
              </w:pPr>
            </w:p>
            <w:p w14:paraId="4EEDAD34" w14:textId="77777777" w:rsidR="00B26D0D" w:rsidRDefault="00B26D0D" w:rsidP="00B26D0D">
              <w:r>
                <w:rPr>
                  <w:b/>
                  <w:bCs/>
                  <w:noProof/>
                </w:rPr>
                <w:fldChar w:fldCharType="end"/>
              </w:r>
            </w:p>
          </w:sdtContent>
        </w:sdt>
      </w:sdtContent>
    </w:sdt>
    <w:p w14:paraId="69118E29" w14:textId="2114AF46" w:rsidR="00B26D0D" w:rsidRDefault="00EC7128" w:rsidP="00B26D0D">
      <w:pPr>
        <w:pStyle w:val="BodyTextIndent"/>
        <w:ind w:firstLine="0"/>
        <w:rPr>
          <w:rFonts w:ascii="Arial" w:hAnsi="Arial" w:cs="Arial"/>
          <w:b/>
          <w:kern w:val="0"/>
        </w:rPr>
      </w:pPr>
      <w:r>
        <w:rPr>
          <w:rFonts w:ascii="Arial" w:hAnsi="Arial" w:cs="Arial"/>
          <w:b/>
          <w:kern w:val="0"/>
        </w:rPr>
        <w:t>LIST OF FIGURES</w:t>
      </w:r>
    </w:p>
    <w:p w14:paraId="7335DC58" w14:textId="2A7E4C34" w:rsidR="00EC7128" w:rsidRDefault="00EC7128">
      <w:pPr>
        <w:pStyle w:val="TableofFigures"/>
        <w:tabs>
          <w:tab w:val="right" w:leader="dot" w:pos="5120"/>
        </w:tabs>
        <w:rPr>
          <w:noProof/>
        </w:rPr>
      </w:pPr>
      <w:r>
        <w:rPr>
          <w:rFonts w:ascii="Arial" w:hAnsi="Arial" w:cs="Arial"/>
          <w:b/>
          <w:kern w:val="0"/>
        </w:rPr>
        <w:fldChar w:fldCharType="begin"/>
      </w:r>
      <w:r>
        <w:rPr>
          <w:rFonts w:ascii="Arial" w:hAnsi="Arial" w:cs="Arial"/>
          <w:b/>
          <w:kern w:val="0"/>
        </w:rPr>
        <w:instrText xml:space="preserve"> TOC \h \z \c "Figure" </w:instrText>
      </w:r>
      <w:r>
        <w:rPr>
          <w:rFonts w:ascii="Arial" w:hAnsi="Arial" w:cs="Arial"/>
          <w:b/>
          <w:kern w:val="0"/>
        </w:rPr>
        <w:fldChar w:fldCharType="separate"/>
      </w:r>
      <w:hyperlink w:anchor="_Toc155705925" w:history="1">
        <w:r w:rsidRPr="00F32579">
          <w:rPr>
            <w:rStyle w:val="Hyperlink"/>
            <w:noProof/>
          </w:rPr>
          <w:t>Figure 1: Thermocouples ends have an impact on the measurements: (a) Twisted and lots of wire exposed; b) Welded and only the junction is exposed.</w:t>
        </w:r>
        <w:r>
          <w:rPr>
            <w:noProof/>
            <w:webHidden/>
          </w:rPr>
          <w:tab/>
        </w:r>
        <w:r>
          <w:rPr>
            <w:noProof/>
            <w:webHidden/>
          </w:rPr>
          <w:fldChar w:fldCharType="begin"/>
        </w:r>
        <w:r>
          <w:rPr>
            <w:noProof/>
            <w:webHidden/>
          </w:rPr>
          <w:instrText xml:space="preserve"> PAGEREF _Toc155705925 \h </w:instrText>
        </w:r>
        <w:r>
          <w:rPr>
            <w:noProof/>
            <w:webHidden/>
          </w:rPr>
        </w:r>
        <w:r>
          <w:rPr>
            <w:noProof/>
            <w:webHidden/>
          </w:rPr>
          <w:fldChar w:fldCharType="separate"/>
        </w:r>
        <w:r>
          <w:rPr>
            <w:noProof/>
            <w:webHidden/>
          </w:rPr>
          <w:t>2</w:t>
        </w:r>
        <w:r>
          <w:rPr>
            <w:noProof/>
            <w:webHidden/>
          </w:rPr>
          <w:fldChar w:fldCharType="end"/>
        </w:r>
      </w:hyperlink>
    </w:p>
    <w:p w14:paraId="74530564" w14:textId="46A68D08" w:rsidR="00EC7128" w:rsidRDefault="00000000">
      <w:pPr>
        <w:pStyle w:val="TableofFigures"/>
        <w:tabs>
          <w:tab w:val="right" w:leader="dot" w:pos="5120"/>
        </w:tabs>
        <w:rPr>
          <w:noProof/>
        </w:rPr>
      </w:pPr>
      <w:hyperlink w:anchor="_Toc155705926" w:history="1">
        <w:r w:rsidR="00EC7128" w:rsidRPr="00F32579">
          <w:rPr>
            <w:rStyle w:val="Hyperlink"/>
            <w:noProof/>
          </w:rPr>
          <w:t>Figure 2 – Cross-Section Schematic of LHCM with Test Section DE</w:t>
        </w:r>
        <w:r w:rsidR="00EC7128">
          <w:rPr>
            <w:noProof/>
            <w:webHidden/>
          </w:rPr>
          <w:tab/>
        </w:r>
        <w:r w:rsidR="00EC7128">
          <w:rPr>
            <w:noProof/>
            <w:webHidden/>
          </w:rPr>
          <w:fldChar w:fldCharType="begin"/>
        </w:r>
        <w:r w:rsidR="00EC7128">
          <w:rPr>
            <w:noProof/>
            <w:webHidden/>
          </w:rPr>
          <w:instrText xml:space="preserve"> PAGEREF _Toc155705926 \h </w:instrText>
        </w:r>
        <w:r w:rsidR="00EC7128">
          <w:rPr>
            <w:noProof/>
            <w:webHidden/>
          </w:rPr>
        </w:r>
        <w:r w:rsidR="00EC7128">
          <w:rPr>
            <w:noProof/>
            <w:webHidden/>
          </w:rPr>
          <w:fldChar w:fldCharType="separate"/>
        </w:r>
        <w:r w:rsidR="00EC7128">
          <w:rPr>
            <w:noProof/>
            <w:webHidden/>
          </w:rPr>
          <w:t>3</w:t>
        </w:r>
        <w:r w:rsidR="00EC7128">
          <w:rPr>
            <w:noProof/>
            <w:webHidden/>
          </w:rPr>
          <w:fldChar w:fldCharType="end"/>
        </w:r>
      </w:hyperlink>
    </w:p>
    <w:p w14:paraId="3002BD0C" w14:textId="7D332593" w:rsidR="00EC7128" w:rsidRDefault="00000000">
      <w:pPr>
        <w:pStyle w:val="TableofFigures"/>
        <w:tabs>
          <w:tab w:val="right" w:leader="dot" w:pos="5120"/>
        </w:tabs>
        <w:rPr>
          <w:noProof/>
        </w:rPr>
      </w:pPr>
      <w:hyperlink w:anchor="_Toc155705927" w:history="1">
        <w:r w:rsidR="00EC7128" w:rsidRPr="00F32579">
          <w:rPr>
            <w:rStyle w:val="Hyperlink"/>
            <w:noProof/>
          </w:rPr>
          <w:t>Figure 3: WIRING OF A MCP9601 THERMOCOUPLE AMPLIFIER</w:t>
        </w:r>
        <w:r w:rsidR="00EC7128">
          <w:rPr>
            <w:noProof/>
            <w:webHidden/>
          </w:rPr>
          <w:tab/>
        </w:r>
        <w:r w:rsidR="00EC7128">
          <w:rPr>
            <w:noProof/>
            <w:webHidden/>
          </w:rPr>
          <w:fldChar w:fldCharType="begin"/>
        </w:r>
        <w:r w:rsidR="00EC7128">
          <w:rPr>
            <w:noProof/>
            <w:webHidden/>
          </w:rPr>
          <w:instrText xml:space="preserve"> PAGEREF _Toc155705927 \h </w:instrText>
        </w:r>
        <w:r w:rsidR="00EC7128">
          <w:rPr>
            <w:noProof/>
            <w:webHidden/>
          </w:rPr>
        </w:r>
        <w:r w:rsidR="00EC7128">
          <w:rPr>
            <w:noProof/>
            <w:webHidden/>
          </w:rPr>
          <w:fldChar w:fldCharType="separate"/>
        </w:r>
        <w:r w:rsidR="00EC7128">
          <w:rPr>
            <w:noProof/>
            <w:webHidden/>
          </w:rPr>
          <w:t>4</w:t>
        </w:r>
        <w:r w:rsidR="00EC7128">
          <w:rPr>
            <w:noProof/>
            <w:webHidden/>
          </w:rPr>
          <w:fldChar w:fldCharType="end"/>
        </w:r>
      </w:hyperlink>
    </w:p>
    <w:p w14:paraId="741B489A" w14:textId="6D2CB5B6" w:rsidR="00EC7128" w:rsidRDefault="00000000">
      <w:pPr>
        <w:pStyle w:val="TableofFigures"/>
        <w:tabs>
          <w:tab w:val="right" w:leader="dot" w:pos="5120"/>
        </w:tabs>
        <w:rPr>
          <w:noProof/>
        </w:rPr>
      </w:pPr>
      <w:hyperlink w:anchor="_Toc155705928" w:history="1">
        <w:r w:rsidR="00EC7128" w:rsidRPr="00F32579">
          <w:rPr>
            <w:rStyle w:val="Hyperlink"/>
            <w:noProof/>
          </w:rPr>
          <w:t>Figure 4: BAR CHART COMPARISON BETWEEN LITERATURE AND RECORDED K-VALUES WITH UNCERTAINTY</w:t>
        </w:r>
        <w:r w:rsidR="00EC7128">
          <w:rPr>
            <w:noProof/>
            <w:webHidden/>
          </w:rPr>
          <w:tab/>
        </w:r>
        <w:r w:rsidR="00EC7128">
          <w:rPr>
            <w:noProof/>
            <w:webHidden/>
          </w:rPr>
          <w:fldChar w:fldCharType="begin"/>
        </w:r>
        <w:r w:rsidR="00EC7128">
          <w:rPr>
            <w:noProof/>
            <w:webHidden/>
          </w:rPr>
          <w:instrText xml:space="preserve"> PAGEREF _Toc155705928 \h </w:instrText>
        </w:r>
        <w:r w:rsidR="00EC7128">
          <w:rPr>
            <w:noProof/>
            <w:webHidden/>
          </w:rPr>
        </w:r>
        <w:r w:rsidR="00EC7128">
          <w:rPr>
            <w:noProof/>
            <w:webHidden/>
          </w:rPr>
          <w:fldChar w:fldCharType="separate"/>
        </w:r>
        <w:r w:rsidR="00EC7128">
          <w:rPr>
            <w:noProof/>
            <w:webHidden/>
          </w:rPr>
          <w:t>5</w:t>
        </w:r>
        <w:r w:rsidR="00EC7128">
          <w:rPr>
            <w:noProof/>
            <w:webHidden/>
          </w:rPr>
          <w:fldChar w:fldCharType="end"/>
        </w:r>
      </w:hyperlink>
    </w:p>
    <w:p w14:paraId="35BBCF78" w14:textId="55BD3494" w:rsidR="00EC7128" w:rsidRPr="00B26D0D" w:rsidRDefault="00EC7128" w:rsidP="00B26D0D">
      <w:pPr>
        <w:pStyle w:val="BodyTextIndent"/>
        <w:ind w:firstLine="0"/>
        <w:rPr>
          <w:rFonts w:ascii="Arial" w:hAnsi="Arial" w:cs="Arial"/>
          <w:b/>
          <w:kern w:val="0"/>
        </w:rPr>
      </w:pPr>
      <w:r>
        <w:rPr>
          <w:rFonts w:ascii="Arial" w:hAnsi="Arial" w:cs="Arial"/>
          <w:b/>
          <w:kern w:val="0"/>
        </w:rPr>
        <w:fldChar w:fldCharType="end"/>
      </w:r>
    </w:p>
    <w:sectPr w:rsidR="00EC7128" w:rsidRPr="00B26D0D">
      <w:type w:val="continuous"/>
      <w:pgSz w:w="12240" w:h="15840"/>
      <w:pgMar w:top="1440" w:right="720" w:bottom="1440" w:left="720" w:header="720" w:footer="720" w:gutter="0"/>
      <w:cols w:num="2" w:space="540" w:equalWidth="0">
        <w:col w:w="5130" w:space="540"/>
        <w:col w:w="513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Brandon Bunt" w:date="2024-01-09T14:14:00Z" w:initials="BB">
    <w:p w14:paraId="4BA3CFDF" w14:textId="77777777" w:rsidR="00BC4581" w:rsidRDefault="00BC4581" w:rsidP="00BC4581">
      <w:pPr>
        <w:jc w:val="left"/>
      </w:pPr>
      <w:r>
        <w:rPr>
          <w:rStyle w:val="CommentReference"/>
        </w:rPr>
        <w:annotationRef/>
      </w:r>
      <w:r>
        <w:rPr>
          <w:rFonts w:asciiTheme="minorHAnsi" w:eastAsiaTheme="minorHAnsi" w:hAnsiTheme="minorHAnsi" w:cstheme="minorBidi"/>
          <w:kern w:val="2"/>
          <w14:ligatures w14:val="standardContextual"/>
        </w:rPr>
        <w:t>Should be ~200 words MAX</w:t>
      </w:r>
    </w:p>
  </w:comment>
  <w:comment w:id="2" w:author="Brandon Bunt" w:date="2024-01-12T00:04:00Z" w:initials="BB">
    <w:p w14:paraId="630F5C04" w14:textId="77777777" w:rsidR="000C4690" w:rsidRDefault="000C4690" w:rsidP="000C4690">
      <w:pPr>
        <w:jc w:val="left"/>
      </w:pPr>
      <w:r>
        <w:rPr>
          <w:rStyle w:val="CommentReference"/>
        </w:rPr>
        <w:annotationRef/>
      </w:r>
      <w:r>
        <w:rPr>
          <w:rFonts w:asciiTheme="minorHAnsi" w:eastAsiaTheme="minorHAnsi" w:hAnsiTheme="minorHAnsi" w:cstheme="minorBidi"/>
          <w:kern w:val="2"/>
          <w14:ligatures w14:val="standardContextual"/>
        </w:rPr>
        <w:t>5W/mK is the thermally conductive silicone. 0.3 is ELEGOO resin</w:t>
      </w:r>
    </w:p>
  </w:comment>
  <w:comment w:id="3" w:author="Kamau Wright" w:date="2023-11-20T17:51:00Z" w:initials="KW">
    <w:p w14:paraId="36600655" w14:textId="1C1311AC" w:rsidR="0037640B" w:rsidRDefault="0037640B" w:rsidP="0037640B">
      <w:pPr>
        <w:pStyle w:val="CommentText"/>
      </w:pPr>
      <w:r>
        <w:rPr>
          <w:rStyle w:val="CommentReference"/>
        </w:rPr>
        <w:annotationRef/>
      </w:r>
      <w:r>
        <w:t>This is more for an introduction</w:t>
      </w:r>
    </w:p>
  </w:comment>
  <w:comment w:id="4" w:author="Kamau Wright" w:date="2023-11-20T17:51:00Z" w:initials="KW">
    <w:p w14:paraId="7912961B" w14:textId="77777777" w:rsidR="00550A52" w:rsidRDefault="00550A52" w:rsidP="00550A52">
      <w:pPr>
        <w:pStyle w:val="CommentText"/>
      </w:pPr>
      <w:r>
        <w:rPr>
          <w:rStyle w:val="CommentReference"/>
        </w:rPr>
        <w:annotationRef/>
      </w:r>
      <w:r>
        <w:t>This is more for an introduction</w:t>
      </w:r>
    </w:p>
  </w:comment>
  <w:comment w:id="5" w:author="Brandon Bunt" w:date="2023-10-12T16:54:00Z" w:initials="BB">
    <w:p w14:paraId="64074218" w14:textId="77777777" w:rsidR="00550A52" w:rsidRDefault="00550A52" w:rsidP="00550A52">
      <w:pPr>
        <w:pStyle w:val="CommentText"/>
      </w:pPr>
      <w:r>
        <w:t>Costs associated with creating samples should be separated</w:t>
      </w:r>
      <w:r>
        <w:rPr>
          <w:rStyle w:val="CommentReference"/>
        </w:rPr>
        <w:annotationRef/>
      </w:r>
    </w:p>
  </w:comment>
  <w:comment w:id="6" w:author="Brandon Bunt" w:date="2023-11-27T14:26:00Z" w:initials="BB">
    <w:p w14:paraId="563529ED" w14:textId="77777777" w:rsidR="00550A52" w:rsidRDefault="00550A52" w:rsidP="00550A52">
      <w:r>
        <w:rPr>
          <w:rStyle w:val="CommentReference"/>
        </w:rPr>
        <w:annotationRef/>
      </w:r>
      <w:r>
        <w:t>Need to decide what remains in the final abstract, and what is moved to the introduction and background sections.</w:t>
      </w:r>
    </w:p>
  </w:comment>
  <w:comment w:id="7" w:author="Brandon Bunt" w:date="2023-08-30T18:41:00Z" w:initials="BB">
    <w:p w14:paraId="440135E0" w14:textId="77777777" w:rsidR="004571F0" w:rsidRDefault="004571F0" w:rsidP="004571F0">
      <w:r>
        <w:rPr>
          <w:rStyle w:val="CommentReference"/>
        </w:rPr>
        <w:annotationRef/>
      </w:r>
      <w:r>
        <w:t xml:space="preserve">(is there an official name for Watt-Up meters?) </w:t>
      </w:r>
    </w:p>
  </w:comment>
  <w:comment w:id="8" w:author="Kamau Wright" w:date="2023-10-11T10:14:00Z" w:initials="KW">
    <w:p w14:paraId="7D7C9CA0" w14:textId="77777777" w:rsidR="004571F0" w:rsidRDefault="004571F0" w:rsidP="004571F0">
      <w:pPr>
        <w:pStyle w:val="CommentText"/>
      </w:pPr>
      <w:r>
        <w:rPr>
          <w:rStyle w:val="CommentReference"/>
        </w:rPr>
        <w:annotationRef/>
      </w:r>
      <w:r>
        <w:t xml:space="preserve">"wattmeter" will suffice. "Electrodynamometer" could be accurate depending on working principle of this wattmeter, but we would have to confirm if this one works in that way or not. For now, "wattmeter" is acceptable. Also, locate technical manual and include any important specs of this device in the experimental section of this paper. </w:t>
      </w:r>
    </w:p>
  </w:comment>
  <w:comment w:id="23" w:author="Kamau Wright" w:date="2023-10-11T09:09:00Z" w:initials="KW">
    <w:p w14:paraId="6A229B83" w14:textId="2FD7E4B2" w:rsidR="00B26D0D" w:rsidRDefault="00B26D0D" w:rsidP="00B26D0D">
      <w:pPr>
        <w:pStyle w:val="CommentText"/>
      </w:pPr>
      <w:r>
        <w:rPr>
          <w:rStyle w:val="CommentReference"/>
        </w:rPr>
        <w:annotationRef/>
      </w:r>
      <w:r>
        <w:t>This is a good summarizing description. Also, provide more detail.</w:t>
      </w:r>
    </w:p>
  </w:comment>
  <w:comment w:id="27" w:author="Brandon Bunt" w:date="2024-01-12T00:05:00Z" w:initials="BB">
    <w:p w14:paraId="311758CE" w14:textId="77777777" w:rsidR="00A91B3C" w:rsidRDefault="00A91B3C" w:rsidP="00A91B3C">
      <w:pPr>
        <w:jc w:val="left"/>
      </w:pPr>
      <w:r>
        <w:rPr>
          <w:rStyle w:val="CommentReference"/>
        </w:rPr>
        <w:annotationRef/>
      </w:r>
      <w:r>
        <w:rPr>
          <w:rFonts w:asciiTheme="minorHAnsi" w:eastAsiaTheme="minorHAnsi" w:hAnsiTheme="minorHAnsi" w:cstheme="minorBidi"/>
          <w:kern w:val="2"/>
          <w14:ligatures w14:val="standardContextual"/>
        </w:rPr>
        <w:t>Take new images tomorrow</w:t>
      </w:r>
    </w:p>
  </w:comment>
  <w:comment w:id="32" w:author="Kamau Wright" w:date="2023-09-27T15:28:00Z" w:initials="KW">
    <w:p w14:paraId="62B2205D" w14:textId="484EC03D" w:rsidR="003115DF" w:rsidRDefault="003115DF" w:rsidP="003115DF">
      <w:pPr>
        <w:pStyle w:val="CommentText"/>
      </w:pPr>
      <w:r>
        <w:rPr>
          <w:rStyle w:val="CommentReference"/>
        </w:rPr>
        <w:annotationRef/>
      </w:r>
      <w:r>
        <w:t>Add thermal paste.</w:t>
      </w:r>
      <w:r>
        <w:rPr>
          <w:rStyle w:val="CommentReference"/>
        </w:rPr>
        <w:annotationRef/>
      </w:r>
    </w:p>
    <w:p w14:paraId="66908C50" w14:textId="77777777" w:rsidR="003115DF" w:rsidRDefault="003115DF" w:rsidP="003115DF">
      <w:pPr>
        <w:pStyle w:val="CommentText"/>
      </w:pPr>
      <w:r>
        <w:t xml:space="preserve"> Include electrical aspects of set-up.</w:t>
      </w:r>
    </w:p>
  </w:comment>
  <w:comment w:id="34" w:author="Brandon Bunt" w:date="2024-01-12T00:39:00Z" w:initials="BB">
    <w:p w14:paraId="3EA9702D" w14:textId="77777777" w:rsidR="008629AF" w:rsidRDefault="008629AF" w:rsidP="008629AF">
      <w:pPr>
        <w:jc w:val="left"/>
      </w:pPr>
      <w:r>
        <w:rPr>
          <w:rStyle w:val="CommentReference"/>
        </w:rPr>
        <w:annotationRef/>
      </w:r>
      <w:r>
        <w:rPr>
          <w:rFonts w:asciiTheme="minorHAnsi" w:eastAsiaTheme="minorHAnsi" w:hAnsiTheme="minorHAnsi" w:cstheme="minorBidi"/>
          <w:kern w:val="2"/>
          <w14:ligatures w14:val="standardContextual"/>
        </w:rPr>
        <w:t>Consider rewording for clarity</w:t>
      </w:r>
    </w:p>
  </w:comment>
  <w:comment w:id="36" w:author="Brandon Bunt" w:date="2024-01-10T22:26:00Z" w:initials="BB">
    <w:p w14:paraId="62F2B64C" w14:textId="5EDE89B6" w:rsidR="002029B8" w:rsidRDefault="002029B8" w:rsidP="002029B8">
      <w:pPr>
        <w:jc w:val="left"/>
      </w:pPr>
      <w:r>
        <w:rPr>
          <w:rStyle w:val="CommentReference"/>
        </w:rPr>
        <w:annotationRef/>
      </w:r>
      <w:r>
        <w:rPr>
          <w:rFonts w:asciiTheme="minorHAnsi" w:eastAsiaTheme="minorHAnsi" w:hAnsiTheme="minorHAnsi" w:cstheme="minorBidi"/>
          <w:kern w:val="2"/>
          <w14:ligatures w14:val="standardContextual"/>
        </w:rPr>
        <w:t>Highlighted area will be put in present tense, and edited for clarity. Was originally written by Daniel.</w:t>
      </w:r>
    </w:p>
  </w:comment>
  <w:comment w:id="64" w:author="Brandon Bunt" w:date="2023-09-15T13:20:00Z" w:initials="BB">
    <w:p w14:paraId="4573D48F" w14:textId="7525FFA7" w:rsidR="00B26D0D" w:rsidRDefault="00B26D0D" w:rsidP="00B26D0D">
      <w:pPr>
        <w:pStyle w:val="CommentText"/>
      </w:pPr>
      <w:r>
        <w:t>Add source</w:t>
      </w:r>
      <w:r>
        <w:rPr>
          <w:rStyle w:val="CommentReference"/>
        </w:rPr>
        <w:annotationRef/>
      </w:r>
    </w:p>
  </w:comment>
  <w:comment w:id="75" w:author="Kamau Wright" w:date="2023-10-11T10:00:00Z" w:initials="KW">
    <w:p w14:paraId="490E9767" w14:textId="77777777" w:rsidR="00B26D0D" w:rsidRDefault="00B26D0D" w:rsidP="00B26D0D">
      <w:pPr>
        <w:pStyle w:val="CommentText"/>
      </w:pPr>
      <w:r>
        <w:rPr>
          <w:rStyle w:val="CommentReference"/>
        </w:rPr>
        <w:annotationRef/>
      </w:r>
      <w:r>
        <w:t>Include a pic with four thermocouples instead of two:. Two thermocouples should be the ones you currently show or similar,. The third one should be one that you have not cut. And the fourth one should be of he one you will produce by welding (an appropriately sheathed and small spherical tip thermocouple).</w:t>
      </w:r>
    </w:p>
    <w:p w14:paraId="4FD31EDD" w14:textId="77777777" w:rsidR="00B26D0D" w:rsidRDefault="00B26D0D" w:rsidP="00B26D0D">
      <w:pPr>
        <w:pStyle w:val="CommentText"/>
      </w:pPr>
      <w:r>
        <w:t xml:space="preserve"> </w:t>
      </w:r>
    </w:p>
  </w:comment>
  <w:comment w:id="76" w:author="Kamau Wright" w:date="2023-10-11T10:02:00Z" w:initials="KW">
    <w:p w14:paraId="7153D2F5" w14:textId="77777777" w:rsidR="00B26D0D" w:rsidRDefault="00B26D0D" w:rsidP="00B26D0D">
      <w:pPr>
        <w:pStyle w:val="CommentText"/>
      </w:pPr>
      <w:r>
        <w:rPr>
          <w:rStyle w:val="CommentReference"/>
        </w:rPr>
        <w:annotationRef/>
      </w:r>
      <w:r>
        <w:t xml:space="preserve">Adda 2d schematic of how this is wired. </w:t>
      </w:r>
    </w:p>
  </w:comment>
  <w:comment w:id="78" w:author="Kamau Wright" w:date="2023-09-27T15:31:00Z" w:initials="KW">
    <w:p w14:paraId="37D0F691" w14:textId="77777777" w:rsidR="00B26D0D" w:rsidRDefault="00B26D0D" w:rsidP="00B26D0D">
      <w:pPr>
        <w:pStyle w:val="CommentText"/>
      </w:pPr>
      <w:r>
        <w:rPr>
          <w:rStyle w:val="CommentReference"/>
        </w:rPr>
        <w:annotationRef/>
      </w:r>
      <w:r>
        <w:t>Include in Figure</w:t>
      </w:r>
    </w:p>
  </w:comment>
  <w:comment w:id="84" w:author="Brandon Bunt" w:date="2023-09-15T14:33:00Z" w:initials="BB">
    <w:p w14:paraId="668FF25D" w14:textId="77777777" w:rsidR="009B2B27" w:rsidRDefault="009B2B27" w:rsidP="00B26D0D">
      <w:pPr>
        <w:pStyle w:val="CommentText"/>
      </w:pPr>
      <w:r>
        <w:t>Reverse Order?</w:t>
      </w:r>
      <w:r>
        <w:rPr>
          <w:rStyle w:val="CommentReference"/>
        </w:rPr>
        <w:annotationRef/>
      </w:r>
    </w:p>
  </w:comment>
  <w:comment w:id="109" w:author="Brandon Bunt" w:date="2023-09-20T14:49:00Z" w:initials="BB">
    <w:p w14:paraId="2380911B" w14:textId="77777777" w:rsidR="00B26D0D" w:rsidRDefault="00B26D0D" w:rsidP="00B26D0D">
      <w:r>
        <w:rPr>
          <w:rStyle w:val="CommentReference"/>
        </w:rPr>
        <w:annotationRef/>
      </w:r>
      <w:r>
        <w:t>Very rough estimate.</w:t>
      </w:r>
    </w:p>
  </w:comment>
  <w:comment w:id="111" w:author="Kamau Wright" w:date="2023-10-11T10:11:00Z" w:initials="KW">
    <w:p w14:paraId="164B7714" w14:textId="77777777" w:rsidR="00B26D0D" w:rsidRDefault="00B26D0D" w:rsidP="00B26D0D">
      <w:pPr>
        <w:pStyle w:val="CommentText"/>
      </w:pPr>
      <w:r>
        <w:rPr>
          <w:rStyle w:val="CommentReference"/>
        </w:rPr>
        <w:annotationRef/>
      </w:r>
      <w:r>
        <w:t>Yes, bad data based on what we know about heat transfer principles.. But great that it is here for now, as you document these challenges.</w:t>
      </w:r>
    </w:p>
  </w:comment>
  <w:comment w:id="110" w:author="Brandon Bunt" w:date="2023-12-11T17:27:00Z" w:initials="BB">
    <w:p w14:paraId="6805229F" w14:textId="77777777" w:rsidR="00B26D0D" w:rsidRDefault="00B26D0D" w:rsidP="00B26D0D">
      <w:pPr>
        <w:jc w:val="left"/>
      </w:pPr>
      <w:r>
        <w:rPr>
          <w:rStyle w:val="CommentReference"/>
        </w:rPr>
        <w:annotationRef/>
      </w:r>
      <w:r>
        <w:rPr>
          <w:rFonts w:asciiTheme="minorHAnsi" w:eastAsiaTheme="minorHAnsi" w:hAnsiTheme="minorHAnsi" w:cstheme="minorBidi"/>
          <w:kern w:val="2"/>
          <w14:ligatures w14:val="standardContextual"/>
        </w:rPr>
        <w:t>Should be used to explain improvements in section 2</w:t>
      </w:r>
    </w:p>
  </w:comment>
  <w:comment w:id="112" w:author="Brandon Bunt" w:date="2024-01-09T15:30:00Z" w:initials="BB">
    <w:p w14:paraId="6D7784FC" w14:textId="77777777" w:rsidR="00E74F36" w:rsidRDefault="00E74F36" w:rsidP="00E74F36">
      <w:pPr>
        <w:jc w:val="left"/>
      </w:pPr>
      <w:r>
        <w:rPr>
          <w:rStyle w:val="CommentReference"/>
        </w:rPr>
        <w:annotationRef/>
      </w:r>
      <w:r>
        <w:rPr>
          <w:rFonts w:asciiTheme="minorHAnsi" w:eastAsiaTheme="minorHAnsi" w:hAnsiTheme="minorHAnsi" w:cstheme="minorBidi"/>
          <w:kern w:val="2"/>
          <w14:ligatures w14:val="standardContextual"/>
        </w:rPr>
        <w:t>Will retype and revise original uncertainty analysis and include here</w:t>
      </w:r>
    </w:p>
  </w:comment>
  <w:comment w:id="114" w:author="Brandon Bunt" w:date="2024-01-11T23:44:00Z" w:initials="BB">
    <w:p w14:paraId="66BE12EA" w14:textId="77777777" w:rsidR="00463245" w:rsidRDefault="00463245" w:rsidP="00463245">
      <w:pPr>
        <w:jc w:val="left"/>
      </w:pPr>
      <w:r>
        <w:rPr>
          <w:rStyle w:val="CommentReference"/>
        </w:rPr>
        <w:annotationRef/>
      </w:r>
      <w:r>
        <w:rPr>
          <w:rFonts w:asciiTheme="minorHAnsi" w:eastAsiaTheme="minorHAnsi" w:hAnsiTheme="minorHAnsi" w:cstheme="minorBidi"/>
          <w:kern w:val="2"/>
          <w14:ligatures w14:val="standardContextual"/>
        </w:rPr>
        <w:t>Redo chart, and rename old/new brass results</w:t>
      </w:r>
    </w:p>
  </w:comment>
  <w:comment w:id="115" w:author="Brandon Bunt" w:date="2024-01-09T15:19:00Z" w:initials="BB">
    <w:p w14:paraId="0F74FA2E" w14:textId="1C093CA7" w:rsidR="00EC7128" w:rsidRDefault="00EC7128" w:rsidP="00EC7128">
      <w:pPr>
        <w:jc w:val="left"/>
      </w:pPr>
      <w:r>
        <w:rPr>
          <w:rStyle w:val="CommentReference"/>
        </w:rPr>
        <w:annotationRef/>
      </w:r>
      <w:r>
        <w:rPr>
          <w:rFonts w:asciiTheme="minorHAnsi" w:eastAsiaTheme="minorHAnsi" w:hAnsiTheme="minorHAnsi" w:cstheme="minorBidi"/>
          <w:kern w:val="2"/>
          <w14:ligatures w14:val="standardContextual"/>
        </w:rPr>
        <w:t>Have only left this in as a easy reference for formatting, will remove soon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A3CFDF" w15:done="0"/>
  <w15:commentEx w15:paraId="630F5C04" w15:done="0"/>
  <w15:commentEx w15:paraId="36600655" w15:done="1"/>
  <w15:commentEx w15:paraId="7912961B" w15:done="1"/>
  <w15:commentEx w15:paraId="64074218" w15:done="0"/>
  <w15:commentEx w15:paraId="563529ED" w15:done="1"/>
  <w15:commentEx w15:paraId="440135E0" w15:done="1"/>
  <w15:commentEx w15:paraId="7D7C9CA0" w15:paraIdParent="440135E0" w15:done="1"/>
  <w15:commentEx w15:paraId="6A229B83" w15:done="1"/>
  <w15:commentEx w15:paraId="311758CE" w15:done="0"/>
  <w15:commentEx w15:paraId="66908C50" w15:done="1"/>
  <w15:commentEx w15:paraId="3EA9702D" w15:done="0"/>
  <w15:commentEx w15:paraId="62F2B64C" w15:done="0"/>
  <w15:commentEx w15:paraId="4573D48F" w15:done="1"/>
  <w15:commentEx w15:paraId="4FD31EDD" w15:done="0"/>
  <w15:commentEx w15:paraId="7153D2F5" w15:done="0"/>
  <w15:commentEx w15:paraId="37D0F691" w15:done="0"/>
  <w15:commentEx w15:paraId="668FF25D" w15:done="1"/>
  <w15:commentEx w15:paraId="2380911B" w15:done="1"/>
  <w15:commentEx w15:paraId="164B7714" w15:done="1"/>
  <w15:commentEx w15:paraId="6805229F" w15:done="0"/>
  <w15:commentEx w15:paraId="6D7784FC" w15:done="0"/>
  <w15:commentEx w15:paraId="66BE12EA" w15:done="0"/>
  <w15:commentEx w15:paraId="0F74FA2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88BD0E4" w16cex:dateUtc="2024-01-09T19:14:00Z"/>
  <w16cex:commentExtensible w16cex:durableId="29A35ADE" w16cex:dateUtc="2024-01-12T05:04:00Z"/>
  <w16cex:commentExtensible w16cex:durableId="68681E95" w16cex:dateUtc="2023-11-20T22:51:00Z"/>
  <w16cex:commentExtensible w16cex:durableId="1F25291F" w16cex:dateUtc="2023-11-20T22:51:00Z"/>
  <w16cex:commentExtensible w16cex:durableId="1F931BDD" w16cex:dateUtc="2023-10-12T20:54:00Z"/>
  <w16cex:commentExtensible w16cex:durableId="577F9A36" w16cex:dateUtc="2023-11-27T19:26:00Z"/>
  <w16cex:commentExtensible w16cex:durableId="20F7F3F6" w16cex:dateUtc="2023-08-30T22:41:00Z"/>
  <w16cex:commentExtensible w16cex:durableId="10E7A010" w16cex:dateUtc="2023-10-11T14:14:00Z"/>
  <w16cex:commentExtensible w16cex:durableId="1D81FCA4" w16cex:dateUtc="2023-10-11T13:09:00Z"/>
  <w16cex:commentExtensible w16cex:durableId="3A0977E7" w16cex:dateUtc="2024-01-12T05:05:00Z"/>
  <w16cex:commentExtensible w16cex:durableId="223FCD3E" w16cex:dateUtc="2023-09-27T19:28:00Z"/>
  <w16cex:commentExtensible w16cex:durableId="6D35B44C" w16cex:dateUtc="2024-01-12T05:39:00Z"/>
  <w16cex:commentExtensible w16cex:durableId="5D0BD9F0" w16cex:dateUtc="2024-01-11T03:26:00Z"/>
  <w16cex:commentExtensible w16cex:durableId="39D98333" w16cex:dateUtc="2023-09-15T17:20:00Z"/>
  <w16cex:commentExtensible w16cex:durableId="0A43F500" w16cex:dateUtc="2023-10-11T14:00:00Z"/>
  <w16cex:commentExtensible w16cex:durableId="553D5F41" w16cex:dateUtc="2023-10-11T14:02:00Z"/>
  <w16cex:commentExtensible w16cex:durableId="40B7728C" w16cex:dateUtc="2023-09-27T19:31:00Z"/>
  <w16cex:commentExtensible w16cex:durableId="20E10927" w16cex:dateUtc="2023-09-15T18:33:00Z"/>
  <w16cex:commentExtensible w16cex:durableId="17916621" w16cex:dateUtc="2023-09-20T18:49:00Z"/>
  <w16cex:commentExtensible w16cex:durableId="379D82A3" w16cex:dateUtc="2023-10-11T14:11:00Z"/>
  <w16cex:commentExtensible w16cex:durableId="2C3A05D3" w16cex:dateUtc="2023-12-11T22:27:00Z"/>
  <w16cex:commentExtensible w16cex:durableId="58300547" w16cex:dateUtc="2024-01-09T20:30:00Z"/>
  <w16cex:commentExtensible w16cex:durableId="38AD26C3" w16cex:dateUtc="2024-01-12T04:44:00Z"/>
  <w16cex:commentExtensible w16cex:durableId="5421FCEB" w16cex:dateUtc="2024-01-09T20: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A3CFDF" w16cid:durableId="588BD0E4"/>
  <w16cid:commentId w16cid:paraId="630F5C04" w16cid:durableId="29A35ADE"/>
  <w16cid:commentId w16cid:paraId="36600655" w16cid:durableId="68681E95"/>
  <w16cid:commentId w16cid:paraId="7912961B" w16cid:durableId="1F25291F"/>
  <w16cid:commentId w16cid:paraId="64074218" w16cid:durableId="1F931BDD"/>
  <w16cid:commentId w16cid:paraId="563529ED" w16cid:durableId="577F9A36"/>
  <w16cid:commentId w16cid:paraId="440135E0" w16cid:durableId="20F7F3F6"/>
  <w16cid:commentId w16cid:paraId="7D7C9CA0" w16cid:durableId="10E7A010"/>
  <w16cid:commentId w16cid:paraId="6A229B83" w16cid:durableId="1D81FCA4"/>
  <w16cid:commentId w16cid:paraId="311758CE" w16cid:durableId="3A0977E7"/>
  <w16cid:commentId w16cid:paraId="66908C50" w16cid:durableId="223FCD3E"/>
  <w16cid:commentId w16cid:paraId="3EA9702D" w16cid:durableId="6D35B44C"/>
  <w16cid:commentId w16cid:paraId="62F2B64C" w16cid:durableId="5D0BD9F0"/>
  <w16cid:commentId w16cid:paraId="4573D48F" w16cid:durableId="39D98333"/>
  <w16cid:commentId w16cid:paraId="4FD31EDD" w16cid:durableId="0A43F500"/>
  <w16cid:commentId w16cid:paraId="7153D2F5" w16cid:durableId="553D5F41"/>
  <w16cid:commentId w16cid:paraId="37D0F691" w16cid:durableId="40B7728C"/>
  <w16cid:commentId w16cid:paraId="668FF25D" w16cid:durableId="20E10927"/>
  <w16cid:commentId w16cid:paraId="2380911B" w16cid:durableId="17916621"/>
  <w16cid:commentId w16cid:paraId="164B7714" w16cid:durableId="379D82A3"/>
  <w16cid:commentId w16cid:paraId="6805229F" w16cid:durableId="2C3A05D3"/>
  <w16cid:commentId w16cid:paraId="6D7784FC" w16cid:durableId="58300547"/>
  <w16cid:commentId w16cid:paraId="66BE12EA" w16cid:durableId="38AD26C3"/>
  <w16cid:commentId w16cid:paraId="0F74FA2E" w16cid:durableId="5421FC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09B148" w14:textId="77777777" w:rsidR="00370D2F" w:rsidRDefault="00370D2F">
      <w:r>
        <w:separator/>
      </w:r>
    </w:p>
  </w:endnote>
  <w:endnote w:type="continuationSeparator" w:id="0">
    <w:p w14:paraId="015B8E4C" w14:textId="77777777" w:rsidR="00370D2F" w:rsidRDefault="00370D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DC322" w14:textId="77777777" w:rsidR="008B61D2" w:rsidRDefault="008B61D2">
    <w:pPr>
      <w:pStyle w:val="Footer"/>
    </w:pPr>
    <w:r>
      <w:tab/>
    </w:r>
    <w:r>
      <w:fldChar w:fldCharType="begin"/>
    </w:r>
    <w:r>
      <w:instrText xml:space="preserve"> PAGE  \* MERGEFORMAT </w:instrText>
    </w:r>
    <w:r>
      <w:fldChar w:fldCharType="separate"/>
    </w:r>
    <w:r w:rsidR="00385423">
      <w:rPr>
        <w:noProof/>
      </w:rPr>
      <w:t>1</w:t>
    </w:r>
    <w:r>
      <w:fldChar w:fldCharType="end"/>
    </w:r>
    <w:r>
      <w:tab/>
      <w:t>© 20</w:t>
    </w:r>
    <w:r w:rsidR="00EC1D31">
      <w:t>19</w:t>
    </w:r>
    <w:r>
      <w:t xml:space="preserve"> by ASME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5B38DF" w14:textId="77777777" w:rsidR="00370D2F" w:rsidRDefault="00370D2F">
      <w:r>
        <w:separator/>
      </w:r>
    </w:p>
  </w:footnote>
  <w:footnote w:type="continuationSeparator" w:id="0">
    <w:p w14:paraId="45053DC4" w14:textId="77777777" w:rsidR="00370D2F" w:rsidRDefault="00370D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3A9A2"/>
    <w:multiLevelType w:val="hybridMultilevel"/>
    <w:tmpl w:val="C3F4E428"/>
    <w:lvl w:ilvl="0" w:tplc="5372C1D8">
      <w:start w:val="1"/>
      <w:numFmt w:val="decimal"/>
      <w:lvlText w:val="%1."/>
      <w:lvlJc w:val="left"/>
      <w:pPr>
        <w:ind w:left="720" w:hanging="360"/>
      </w:pPr>
    </w:lvl>
    <w:lvl w:ilvl="1" w:tplc="F0AEE786">
      <w:start w:val="1"/>
      <w:numFmt w:val="lowerLetter"/>
      <w:lvlText w:val="%2."/>
      <w:lvlJc w:val="left"/>
      <w:pPr>
        <w:ind w:left="1440" w:hanging="360"/>
      </w:pPr>
    </w:lvl>
    <w:lvl w:ilvl="2" w:tplc="8F6A43AC">
      <w:start w:val="1"/>
      <w:numFmt w:val="lowerRoman"/>
      <w:lvlText w:val="%3."/>
      <w:lvlJc w:val="right"/>
      <w:pPr>
        <w:ind w:left="2160" w:hanging="180"/>
      </w:pPr>
    </w:lvl>
    <w:lvl w:ilvl="3" w:tplc="B4106F28">
      <w:start w:val="1"/>
      <w:numFmt w:val="decimal"/>
      <w:lvlText w:val="%4."/>
      <w:lvlJc w:val="left"/>
      <w:pPr>
        <w:ind w:left="2880" w:hanging="360"/>
      </w:pPr>
    </w:lvl>
    <w:lvl w:ilvl="4" w:tplc="E152BB4E">
      <w:start w:val="1"/>
      <w:numFmt w:val="lowerLetter"/>
      <w:lvlText w:val="%5."/>
      <w:lvlJc w:val="left"/>
      <w:pPr>
        <w:ind w:left="3600" w:hanging="360"/>
      </w:pPr>
    </w:lvl>
    <w:lvl w:ilvl="5" w:tplc="460A7070">
      <w:start w:val="1"/>
      <w:numFmt w:val="lowerRoman"/>
      <w:lvlText w:val="%6."/>
      <w:lvlJc w:val="right"/>
      <w:pPr>
        <w:ind w:left="4320" w:hanging="180"/>
      </w:pPr>
    </w:lvl>
    <w:lvl w:ilvl="6" w:tplc="F1480D60">
      <w:start w:val="1"/>
      <w:numFmt w:val="decimal"/>
      <w:lvlText w:val="%7."/>
      <w:lvlJc w:val="left"/>
      <w:pPr>
        <w:ind w:left="5040" w:hanging="360"/>
      </w:pPr>
    </w:lvl>
    <w:lvl w:ilvl="7" w:tplc="67D0FE86">
      <w:start w:val="1"/>
      <w:numFmt w:val="lowerLetter"/>
      <w:lvlText w:val="%8."/>
      <w:lvlJc w:val="left"/>
      <w:pPr>
        <w:ind w:left="5760" w:hanging="360"/>
      </w:pPr>
    </w:lvl>
    <w:lvl w:ilvl="8" w:tplc="F72286BE">
      <w:start w:val="1"/>
      <w:numFmt w:val="lowerRoman"/>
      <w:lvlText w:val="%9."/>
      <w:lvlJc w:val="right"/>
      <w:pPr>
        <w:ind w:left="6480" w:hanging="180"/>
      </w:pPr>
    </w:lvl>
  </w:abstractNum>
  <w:abstractNum w:abstractNumId="1" w15:restartNumberingAfterBreak="0">
    <w:nsid w:val="139D1AE1"/>
    <w:multiLevelType w:val="multilevel"/>
    <w:tmpl w:val="9A08B7C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22D497E"/>
    <w:multiLevelType w:val="hybridMultilevel"/>
    <w:tmpl w:val="5D68B3F2"/>
    <w:lvl w:ilvl="0" w:tplc="1B90CE3C">
      <w:start w:val="1"/>
      <w:numFmt w:val="decimal"/>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4B23DE"/>
    <w:multiLevelType w:val="hybridMultilevel"/>
    <w:tmpl w:val="C8A270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853A3C"/>
    <w:multiLevelType w:val="multilevel"/>
    <w:tmpl w:val="BAE467A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66DE1BE8"/>
    <w:multiLevelType w:val="hybridMultilevel"/>
    <w:tmpl w:val="27BE1B7A"/>
    <w:lvl w:ilvl="0" w:tplc="B68216A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25738990">
    <w:abstractNumId w:val="3"/>
  </w:num>
  <w:num w:numId="2" w16cid:durableId="603003096">
    <w:abstractNumId w:val="2"/>
  </w:num>
  <w:num w:numId="3" w16cid:durableId="188763908">
    <w:abstractNumId w:val="5"/>
  </w:num>
  <w:num w:numId="4" w16cid:durableId="846673263">
    <w:abstractNumId w:val="0"/>
  </w:num>
  <w:num w:numId="5" w16cid:durableId="2013988826">
    <w:abstractNumId w:val="1"/>
  </w:num>
  <w:num w:numId="6" w16cid:durableId="95348789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randon Bunt">
    <w15:presenceInfo w15:providerId="AD" w15:userId="S::bunt@cooper.edu::732d5d75-2ed8-4f17-894f-1cafc8900792"/>
  </w15:person>
  <w15:person w15:author="Kamau Wright">
    <w15:presenceInfo w15:providerId="AD" w15:userId="S::kamau.wright@cooper.edu::9f5bcaa6-9c4b-4146-91fd-6ed8d09f93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2"/>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suppressTop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utoNewFlag" w:val="Yes"/>
    <w:docVar w:name="CreateASMEToolbarFlag" w:val="-1"/>
    <w:docVar w:name="MarkTerritory" w:val="D:\ASME\proposal\AuthKit\version2\irvine7.doc by Howard Kaikow with template C:\msoffice\Templates\ASME.dot on 02/29/96 at 11:01"/>
    <w:docVar w:name="MarkTerritoryLocal" w:val="Document2 by Howard Kaikow with template C:\msoffice\Templates\ASME.dot on 02/29/96 at 10:39"/>
    <w:docVar w:name="SetStylesFlag" w:val="-1"/>
  </w:docVars>
  <w:rsids>
    <w:rsidRoot w:val="007B2BF3"/>
    <w:rsid w:val="000341DB"/>
    <w:rsid w:val="00040506"/>
    <w:rsid w:val="000552C1"/>
    <w:rsid w:val="00070814"/>
    <w:rsid w:val="000C4690"/>
    <w:rsid w:val="00104D77"/>
    <w:rsid w:val="0012344E"/>
    <w:rsid w:val="0014064C"/>
    <w:rsid w:val="00150624"/>
    <w:rsid w:val="00154518"/>
    <w:rsid w:val="001620EF"/>
    <w:rsid w:val="001628A5"/>
    <w:rsid w:val="00177522"/>
    <w:rsid w:val="001B6435"/>
    <w:rsid w:val="001B7B91"/>
    <w:rsid w:val="001E50B6"/>
    <w:rsid w:val="002029B8"/>
    <w:rsid w:val="00241239"/>
    <w:rsid w:val="002423F0"/>
    <w:rsid w:val="002C2D1B"/>
    <w:rsid w:val="002C7C50"/>
    <w:rsid w:val="002D155E"/>
    <w:rsid w:val="002F69E6"/>
    <w:rsid w:val="002F6EC4"/>
    <w:rsid w:val="002F74F5"/>
    <w:rsid w:val="0030254D"/>
    <w:rsid w:val="003115DF"/>
    <w:rsid w:val="00320E59"/>
    <w:rsid w:val="00353465"/>
    <w:rsid w:val="00354732"/>
    <w:rsid w:val="00354C93"/>
    <w:rsid w:val="00370D2F"/>
    <w:rsid w:val="00374551"/>
    <w:rsid w:val="0037640B"/>
    <w:rsid w:val="00384EB5"/>
    <w:rsid w:val="00385423"/>
    <w:rsid w:val="00390A3A"/>
    <w:rsid w:val="003A57D7"/>
    <w:rsid w:val="003B37BC"/>
    <w:rsid w:val="003E27FF"/>
    <w:rsid w:val="003E611A"/>
    <w:rsid w:val="003F040C"/>
    <w:rsid w:val="003F0604"/>
    <w:rsid w:val="00405701"/>
    <w:rsid w:val="004302C8"/>
    <w:rsid w:val="004571F0"/>
    <w:rsid w:val="00463245"/>
    <w:rsid w:val="004B7B30"/>
    <w:rsid w:val="004C64C5"/>
    <w:rsid w:val="005050A0"/>
    <w:rsid w:val="00550A52"/>
    <w:rsid w:val="00561D4C"/>
    <w:rsid w:val="00567493"/>
    <w:rsid w:val="00577192"/>
    <w:rsid w:val="005B1FF2"/>
    <w:rsid w:val="005E134D"/>
    <w:rsid w:val="005E30F5"/>
    <w:rsid w:val="006053A4"/>
    <w:rsid w:val="00641FC6"/>
    <w:rsid w:val="00642EFB"/>
    <w:rsid w:val="006433C3"/>
    <w:rsid w:val="006B57AE"/>
    <w:rsid w:val="006D6B9E"/>
    <w:rsid w:val="006E1E81"/>
    <w:rsid w:val="007044EB"/>
    <w:rsid w:val="00746C3A"/>
    <w:rsid w:val="00775118"/>
    <w:rsid w:val="007B2BF3"/>
    <w:rsid w:val="007E2257"/>
    <w:rsid w:val="00817CB7"/>
    <w:rsid w:val="008258CD"/>
    <w:rsid w:val="00860C3E"/>
    <w:rsid w:val="008629AF"/>
    <w:rsid w:val="008B61D2"/>
    <w:rsid w:val="008C095F"/>
    <w:rsid w:val="008D3F2B"/>
    <w:rsid w:val="008F46BA"/>
    <w:rsid w:val="009041FC"/>
    <w:rsid w:val="00920657"/>
    <w:rsid w:val="00940364"/>
    <w:rsid w:val="009A7280"/>
    <w:rsid w:val="009B2B27"/>
    <w:rsid w:val="009B6214"/>
    <w:rsid w:val="009E4B87"/>
    <w:rsid w:val="009E4E9A"/>
    <w:rsid w:val="00A06AEF"/>
    <w:rsid w:val="00A31548"/>
    <w:rsid w:val="00A35827"/>
    <w:rsid w:val="00A5037A"/>
    <w:rsid w:val="00A67F23"/>
    <w:rsid w:val="00A91B3C"/>
    <w:rsid w:val="00AC576C"/>
    <w:rsid w:val="00AD4E35"/>
    <w:rsid w:val="00AE6FD9"/>
    <w:rsid w:val="00B26D0D"/>
    <w:rsid w:val="00B32E10"/>
    <w:rsid w:val="00B4758C"/>
    <w:rsid w:val="00B6176E"/>
    <w:rsid w:val="00B67CE2"/>
    <w:rsid w:val="00B90D99"/>
    <w:rsid w:val="00B92473"/>
    <w:rsid w:val="00BA5E35"/>
    <w:rsid w:val="00BC4581"/>
    <w:rsid w:val="00BD590B"/>
    <w:rsid w:val="00BF7838"/>
    <w:rsid w:val="00C766D9"/>
    <w:rsid w:val="00C92BC3"/>
    <w:rsid w:val="00CA2D50"/>
    <w:rsid w:val="00CA7293"/>
    <w:rsid w:val="00CB2283"/>
    <w:rsid w:val="00CB27AF"/>
    <w:rsid w:val="00CC61F1"/>
    <w:rsid w:val="00CF4222"/>
    <w:rsid w:val="00D02522"/>
    <w:rsid w:val="00D313D7"/>
    <w:rsid w:val="00D45470"/>
    <w:rsid w:val="00D97B58"/>
    <w:rsid w:val="00DA6BB6"/>
    <w:rsid w:val="00DB436A"/>
    <w:rsid w:val="00DF465D"/>
    <w:rsid w:val="00E74F36"/>
    <w:rsid w:val="00EC1D31"/>
    <w:rsid w:val="00EC7128"/>
    <w:rsid w:val="00EE0BDC"/>
    <w:rsid w:val="00F057E1"/>
    <w:rsid w:val="00F142D0"/>
    <w:rsid w:val="00F27B7A"/>
    <w:rsid w:val="00F532D2"/>
    <w:rsid w:val="00F666A7"/>
    <w:rsid w:val="00F92F50"/>
    <w:rsid w:val="00FB6E1D"/>
    <w:rsid w:val="00FC0532"/>
    <w:rsid w:val="00FF3A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76F09D"/>
  <w15:chartTrackingRefBased/>
  <w15:docId w15:val="{F2DF79A6-4439-4441-A3E5-694A5A2A0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caption" w:semiHidden="1" w:uiPriority="35" w:unhideWhenUsed="1" w:qFormat="1"/>
    <w:lsdException w:name="table of figures" w:uiPriority="99"/>
    <w:lsdException w:name="annotation reference"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uppressAutoHyphens/>
      <w:overflowPunct w:val="0"/>
      <w:autoSpaceDE w:val="0"/>
      <w:autoSpaceDN w:val="0"/>
      <w:adjustRightInd w:val="0"/>
      <w:jc w:val="both"/>
      <w:textAlignment w:val="baseline"/>
    </w:pPr>
    <w:rPr>
      <w:kern w:val="14"/>
    </w:rPr>
  </w:style>
  <w:style w:type="paragraph" w:styleId="Heading1">
    <w:name w:val="heading 1"/>
    <w:basedOn w:val="Normal"/>
    <w:next w:val="Normal"/>
    <w:link w:val="Heading1Char"/>
    <w:uiPriority w:val="9"/>
    <w:qFormat/>
    <w:rsid w:val="00B26D0D"/>
    <w:pPr>
      <w:keepNext/>
      <w:keepLines/>
      <w:suppressAutoHyphens w:val="0"/>
      <w:overflowPunct/>
      <w:autoSpaceDE/>
      <w:autoSpaceDN/>
      <w:adjustRightInd/>
      <w:spacing w:before="240" w:line="259" w:lineRule="auto"/>
      <w:jc w:val="left"/>
      <w:textAlignment w:val="auto"/>
      <w:outlineLvl w:val="0"/>
    </w:pPr>
    <w:rPr>
      <w:rFonts w:asciiTheme="majorHAnsi" w:eastAsiaTheme="majorEastAsia" w:hAnsiTheme="majorHAnsi" w:cstheme="majorBidi"/>
      <w:color w:val="2E74B5" w:themeColor="accent1" w:themeShade="BF"/>
      <w:kern w:val="2"/>
      <w:sz w:val="32"/>
      <w:szCs w:val="3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ClauseTitle">
    <w:name w:val="Abstract Clause Title"/>
    <w:basedOn w:val="Normal"/>
    <w:next w:val="BodyTextIndent"/>
    <w:pPr>
      <w:keepNext/>
    </w:pPr>
    <w:rPr>
      <w:rFonts w:ascii="Arial" w:hAnsi="Arial"/>
      <w:b/>
      <w:caps/>
    </w:rPr>
  </w:style>
  <w:style w:type="paragraph" w:styleId="BodyTextIndent">
    <w:name w:val="Body Text Indent"/>
    <w:basedOn w:val="Normal"/>
    <w:pPr>
      <w:ind w:firstLine="360"/>
    </w:pPr>
  </w:style>
  <w:style w:type="paragraph" w:customStyle="1" w:styleId="AcknowledgmentsClauseTitle">
    <w:name w:val="Acknowledgments Clause Title"/>
    <w:basedOn w:val="Normal"/>
    <w:next w:val="BodyTextIndent"/>
    <w:pPr>
      <w:keepNext/>
      <w:spacing w:before="240"/>
    </w:pPr>
    <w:rPr>
      <w:rFonts w:ascii="Arial" w:hAnsi="Arial"/>
      <w:b/>
      <w:caps/>
    </w:rPr>
  </w:style>
  <w:style w:type="paragraph" w:customStyle="1" w:styleId="Affiliation">
    <w:name w:val="Affiliation"/>
    <w:basedOn w:val="Normal"/>
    <w:pPr>
      <w:jc w:val="center"/>
    </w:pPr>
    <w:rPr>
      <w:rFonts w:ascii="Arial" w:hAnsi="Arial"/>
    </w:rPr>
  </w:style>
  <w:style w:type="paragraph" w:customStyle="1" w:styleId="Author">
    <w:name w:val="Author"/>
    <w:basedOn w:val="Normal"/>
    <w:next w:val="Affiliation"/>
    <w:pPr>
      <w:keepNext/>
      <w:jc w:val="center"/>
    </w:pPr>
    <w:rPr>
      <w:rFonts w:ascii="Arial" w:hAnsi="Arial"/>
      <w:b/>
    </w:rPr>
  </w:style>
  <w:style w:type="paragraph" w:customStyle="1" w:styleId="DocumentNumber">
    <w:name w:val="Document Number"/>
    <w:basedOn w:val="Normal"/>
    <w:next w:val="BodyTextIndent"/>
    <w:pPr>
      <w:spacing w:before="900"/>
      <w:jc w:val="right"/>
    </w:pPr>
    <w:rPr>
      <w:rFonts w:ascii="Arial" w:hAnsi="Arial"/>
      <w:b/>
      <w:sz w:val="36"/>
    </w:rPr>
  </w:style>
  <w:style w:type="paragraph" w:customStyle="1" w:styleId="EquationNumber">
    <w:name w:val="Equation Number"/>
    <w:basedOn w:val="Normal"/>
    <w:next w:val="BodyTextIndent"/>
    <w:pPr>
      <w:jc w:val="right"/>
    </w:pPr>
  </w:style>
  <w:style w:type="paragraph" w:customStyle="1" w:styleId="FigureCaption">
    <w:name w:val="Figure Caption"/>
    <w:basedOn w:val="Normal"/>
    <w:next w:val="BodyTextIndent"/>
    <w:pPr>
      <w:jc w:val="center"/>
    </w:pPr>
    <w:rPr>
      <w:rFonts w:ascii="Arial" w:hAnsi="Arial"/>
      <w:b/>
    </w:rPr>
  </w:style>
  <w:style w:type="paragraph" w:styleId="Footer">
    <w:name w:val="footer"/>
    <w:basedOn w:val="Normal"/>
    <w:next w:val="Header"/>
    <w:pPr>
      <w:tabs>
        <w:tab w:val="center" w:pos="5760"/>
        <w:tab w:val="right" w:pos="10800"/>
      </w:tabs>
    </w:pPr>
  </w:style>
  <w:style w:type="paragraph" w:styleId="Header">
    <w:name w:val="header"/>
    <w:basedOn w:val="Normal"/>
    <w:next w:val="Footer"/>
  </w:style>
  <w:style w:type="paragraph" w:styleId="FootnoteText">
    <w:name w:val="footnote text"/>
    <w:basedOn w:val="Normal"/>
    <w:semiHidden/>
    <w:pPr>
      <w:ind w:firstLine="360"/>
    </w:pPr>
    <w:rPr>
      <w:sz w:val="16"/>
    </w:rPr>
  </w:style>
  <w:style w:type="paragraph" w:customStyle="1" w:styleId="NomenclatureClauseTitle">
    <w:name w:val="Nomenclature Clause Title"/>
    <w:basedOn w:val="Normal"/>
    <w:next w:val="BodyTextIndent"/>
    <w:pPr>
      <w:keepNext/>
      <w:spacing w:before="240"/>
    </w:pPr>
    <w:rPr>
      <w:rFonts w:ascii="Arial" w:hAnsi="Arial"/>
      <w:b/>
      <w:caps/>
    </w:rPr>
  </w:style>
  <w:style w:type="paragraph" w:customStyle="1" w:styleId="ReferencesClauseTitle">
    <w:name w:val="References Clause Title"/>
    <w:basedOn w:val="Normal"/>
    <w:next w:val="BodyTextIndent"/>
    <w:pPr>
      <w:keepNext/>
      <w:spacing w:before="240"/>
    </w:pPr>
    <w:rPr>
      <w:rFonts w:ascii="Arial" w:hAnsi="Arial"/>
      <w:b/>
      <w:caps/>
    </w:rPr>
  </w:style>
  <w:style w:type="paragraph" w:customStyle="1" w:styleId="TableCaption">
    <w:name w:val="Table Caption"/>
    <w:basedOn w:val="Normal"/>
    <w:next w:val="BodyTextIndent"/>
    <w:pPr>
      <w:jc w:val="center"/>
    </w:pPr>
    <w:rPr>
      <w:rFonts w:ascii="Arial" w:hAnsi="Arial"/>
      <w:b/>
    </w:rPr>
  </w:style>
  <w:style w:type="paragraph" w:customStyle="1" w:styleId="TextHeading1">
    <w:name w:val="Text Heading 1"/>
    <w:basedOn w:val="Normal"/>
    <w:next w:val="BodyTextIndent"/>
    <w:pPr>
      <w:keepNext/>
      <w:spacing w:before="240"/>
    </w:pPr>
    <w:rPr>
      <w:rFonts w:ascii="Arial" w:hAnsi="Arial"/>
      <w:b/>
      <w:caps/>
    </w:rPr>
  </w:style>
  <w:style w:type="paragraph" w:customStyle="1" w:styleId="TextHeading2">
    <w:name w:val="Text Heading 2"/>
    <w:basedOn w:val="Normal"/>
    <w:next w:val="BodyTextIndent"/>
    <w:pPr>
      <w:keepNext/>
      <w:spacing w:before="240"/>
    </w:pPr>
    <w:rPr>
      <w:rFonts w:ascii="Arial" w:hAnsi="Arial"/>
      <w:b/>
      <w:u w:val="single"/>
    </w:rPr>
  </w:style>
  <w:style w:type="paragraph" w:customStyle="1" w:styleId="TextHeading3">
    <w:name w:val="Text Heading 3"/>
    <w:basedOn w:val="Normal"/>
    <w:next w:val="BodyTextIndent"/>
    <w:pPr>
      <w:spacing w:before="240"/>
      <w:ind w:left="360"/>
    </w:pPr>
    <w:rPr>
      <w:rFonts w:ascii="Arial" w:hAnsi="Arial"/>
      <w:b/>
      <w:u w:val="single"/>
    </w:rPr>
  </w:style>
  <w:style w:type="paragraph" w:styleId="Title">
    <w:name w:val="Title"/>
    <w:basedOn w:val="Normal"/>
    <w:qFormat/>
    <w:pPr>
      <w:spacing w:before="760"/>
      <w:jc w:val="center"/>
    </w:pPr>
    <w:rPr>
      <w:rFonts w:ascii="Arial" w:hAnsi="Arial"/>
      <w:b/>
      <w:caps/>
      <w:sz w:val="24"/>
    </w:rPr>
  </w:style>
  <w:style w:type="paragraph" w:styleId="PlainText">
    <w:name w:val="Plain Text"/>
    <w:basedOn w:val="Normal"/>
    <w:pPr>
      <w:suppressAutoHyphens w:val="0"/>
      <w:overflowPunct/>
      <w:autoSpaceDE/>
      <w:autoSpaceDN/>
      <w:adjustRightInd/>
      <w:jc w:val="left"/>
      <w:textAlignment w:val="auto"/>
    </w:pPr>
    <w:rPr>
      <w:rFonts w:ascii="Courier New" w:hAnsi="Courier New" w:cs="Courier New"/>
      <w:kern w:val="0"/>
    </w:rPr>
  </w:style>
  <w:style w:type="character" w:styleId="FootnoteReference">
    <w:name w:val="footnote reference"/>
    <w:basedOn w:val="DefaultParagraphFont"/>
    <w:rsid w:val="0014064C"/>
    <w:rPr>
      <w:vertAlign w:val="superscript"/>
    </w:rPr>
  </w:style>
  <w:style w:type="paragraph" w:styleId="BalloonText">
    <w:name w:val="Balloon Text"/>
    <w:basedOn w:val="Normal"/>
    <w:link w:val="BalloonTextChar"/>
    <w:rsid w:val="00940364"/>
    <w:rPr>
      <w:rFonts w:ascii="Segoe UI" w:hAnsi="Segoe UI" w:cs="Segoe UI"/>
      <w:sz w:val="18"/>
      <w:szCs w:val="18"/>
    </w:rPr>
  </w:style>
  <w:style w:type="character" w:customStyle="1" w:styleId="BalloonTextChar">
    <w:name w:val="Balloon Text Char"/>
    <w:basedOn w:val="DefaultParagraphFont"/>
    <w:link w:val="BalloonText"/>
    <w:rsid w:val="00940364"/>
    <w:rPr>
      <w:rFonts w:ascii="Segoe UI" w:hAnsi="Segoe UI" w:cs="Segoe UI"/>
      <w:kern w:val="14"/>
      <w:sz w:val="18"/>
      <w:szCs w:val="18"/>
    </w:rPr>
  </w:style>
  <w:style w:type="paragraph" w:styleId="BodyText">
    <w:name w:val="Body Text"/>
    <w:basedOn w:val="Normal"/>
    <w:link w:val="BodyTextChar"/>
    <w:rsid w:val="002F74F5"/>
    <w:pPr>
      <w:spacing w:after="120"/>
    </w:pPr>
  </w:style>
  <w:style w:type="character" w:customStyle="1" w:styleId="BodyTextChar">
    <w:name w:val="Body Text Char"/>
    <w:basedOn w:val="DefaultParagraphFont"/>
    <w:link w:val="BodyText"/>
    <w:rsid w:val="002F74F5"/>
    <w:rPr>
      <w:kern w:val="14"/>
    </w:rPr>
  </w:style>
  <w:style w:type="paragraph" w:styleId="NormalWeb">
    <w:name w:val="Normal (Web)"/>
    <w:basedOn w:val="Normal"/>
    <w:uiPriority w:val="99"/>
    <w:unhideWhenUsed/>
    <w:rsid w:val="00AE6FD9"/>
    <w:pPr>
      <w:suppressAutoHyphens w:val="0"/>
      <w:overflowPunct/>
      <w:autoSpaceDE/>
      <w:autoSpaceDN/>
      <w:adjustRightInd/>
      <w:spacing w:before="100" w:beforeAutospacing="1" w:after="100" w:afterAutospacing="1"/>
      <w:jc w:val="left"/>
      <w:textAlignment w:val="auto"/>
    </w:pPr>
    <w:rPr>
      <w:rFonts w:eastAsiaTheme="minorHAnsi"/>
      <w:kern w:val="0"/>
      <w:sz w:val="24"/>
      <w:szCs w:val="24"/>
    </w:rPr>
  </w:style>
  <w:style w:type="character" w:styleId="CommentReference">
    <w:name w:val="annotation reference"/>
    <w:basedOn w:val="DefaultParagraphFont"/>
    <w:uiPriority w:val="99"/>
    <w:unhideWhenUsed/>
    <w:rsid w:val="0037640B"/>
    <w:rPr>
      <w:sz w:val="16"/>
      <w:szCs w:val="16"/>
    </w:rPr>
  </w:style>
  <w:style w:type="paragraph" w:styleId="CommentText">
    <w:name w:val="annotation text"/>
    <w:basedOn w:val="Normal"/>
    <w:link w:val="CommentTextChar"/>
    <w:uiPriority w:val="99"/>
    <w:unhideWhenUsed/>
    <w:rsid w:val="0037640B"/>
    <w:pPr>
      <w:suppressAutoHyphens w:val="0"/>
      <w:overflowPunct/>
      <w:autoSpaceDE/>
      <w:autoSpaceDN/>
      <w:adjustRightInd/>
      <w:spacing w:after="160" w:line="259" w:lineRule="auto"/>
      <w:jc w:val="left"/>
      <w:textAlignment w:val="auto"/>
    </w:pPr>
    <w:rPr>
      <w:rFonts w:asciiTheme="minorHAnsi" w:eastAsiaTheme="minorHAnsi" w:hAnsiTheme="minorHAnsi" w:cstheme="minorBidi"/>
      <w:kern w:val="2"/>
      <w14:ligatures w14:val="standardContextual"/>
    </w:rPr>
  </w:style>
  <w:style w:type="character" w:customStyle="1" w:styleId="CommentTextChar">
    <w:name w:val="Comment Text Char"/>
    <w:basedOn w:val="DefaultParagraphFont"/>
    <w:link w:val="CommentText"/>
    <w:uiPriority w:val="99"/>
    <w:rsid w:val="0037640B"/>
    <w:rPr>
      <w:rFonts w:asciiTheme="minorHAnsi" w:eastAsiaTheme="minorHAnsi" w:hAnsiTheme="minorHAnsi" w:cstheme="minorBidi"/>
      <w:kern w:val="2"/>
      <w14:ligatures w14:val="standardContextual"/>
    </w:rPr>
  </w:style>
  <w:style w:type="paragraph" w:styleId="CommentSubject">
    <w:name w:val="annotation subject"/>
    <w:basedOn w:val="CommentText"/>
    <w:next w:val="CommentText"/>
    <w:link w:val="CommentSubjectChar"/>
    <w:rsid w:val="0037640B"/>
    <w:pPr>
      <w:suppressAutoHyphens/>
      <w:overflowPunct w:val="0"/>
      <w:autoSpaceDE w:val="0"/>
      <w:autoSpaceDN w:val="0"/>
      <w:adjustRightInd w:val="0"/>
      <w:spacing w:after="0" w:line="240" w:lineRule="auto"/>
      <w:jc w:val="both"/>
      <w:textAlignment w:val="baseline"/>
    </w:pPr>
    <w:rPr>
      <w:rFonts w:ascii="Times New Roman" w:eastAsia="Times New Roman" w:hAnsi="Times New Roman" w:cs="Times New Roman"/>
      <w:b/>
      <w:bCs/>
      <w:kern w:val="14"/>
      <w14:ligatures w14:val="none"/>
    </w:rPr>
  </w:style>
  <w:style w:type="character" w:customStyle="1" w:styleId="CommentSubjectChar">
    <w:name w:val="Comment Subject Char"/>
    <w:basedOn w:val="CommentTextChar"/>
    <w:link w:val="CommentSubject"/>
    <w:rsid w:val="0037640B"/>
    <w:rPr>
      <w:rFonts w:asciiTheme="minorHAnsi" w:eastAsiaTheme="minorHAnsi" w:hAnsiTheme="minorHAnsi" w:cstheme="minorBidi"/>
      <w:b/>
      <w:bCs/>
      <w:kern w:val="14"/>
      <w14:ligatures w14:val="standardContextual"/>
    </w:rPr>
  </w:style>
  <w:style w:type="paragraph" w:styleId="ListParagraph">
    <w:name w:val="List Paragraph"/>
    <w:basedOn w:val="Normal"/>
    <w:uiPriority w:val="34"/>
    <w:qFormat/>
    <w:rsid w:val="00550A52"/>
    <w:pPr>
      <w:ind w:left="720"/>
      <w:contextualSpacing/>
    </w:pPr>
  </w:style>
  <w:style w:type="paragraph" w:styleId="Caption">
    <w:name w:val="caption"/>
    <w:basedOn w:val="Normal"/>
    <w:next w:val="Normal"/>
    <w:autoRedefine/>
    <w:uiPriority w:val="35"/>
    <w:unhideWhenUsed/>
    <w:qFormat/>
    <w:rsid w:val="00F666A7"/>
    <w:pPr>
      <w:suppressAutoHyphens w:val="0"/>
      <w:overflowPunct/>
      <w:autoSpaceDE/>
      <w:autoSpaceDN/>
      <w:adjustRightInd/>
      <w:spacing w:after="200" w:line="259" w:lineRule="auto"/>
      <w:jc w:val="left"/>
      <w:textAlignment w:val="auto"/>
    </w:pPr>
    <w:rPr>
      <w:rFonts w:ascii="Arial" w:eastAsiaTheme="minorHAnsi" w:hAnsi="Arial" w:cstheme="minorBidi"/>
      <w:iCs/>
      <w:color w:val="000000" w:themeColor="text1"/>
      <w:kern w:val="2"/>
      <w:szCs w:val="18"/>
      <w14:ligatures w14:val="standardContextual"/>
    </w:rPr>
  </w:style>
  <w:style w:type="table" w:styleId="TableGrid">
    <w:name w:val="Table Grid"/>
    <w:basedOn w:val="TableNormal"/>
    <w:uiPriority w:val="39"/>
    <w:rsid w:val="00B26D0D"/>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26D0D"/>
    <w:rPr>
      <w:rFonts w:asciiTheme="majorHAnsi" w:eastAsiaTheme="majorEastAsia" w:hAnsiTheme="majorHAnsi" w:cstheme="majorBidi"/>
      <w:color w:val="2E74B5" w:themeColor="accent1" w:themeShade="BF"/>
      <w:kern w:val="2"/>
      <w:sz w:val="32"/>
      <w:szCs w:val="32"/>
      <w14:ligatures w14:val="standardContextual"/>
    </w:rPr>
  </w:style>
  <w:style w:type="paragraph" w:styleId="Bibliography">
    <w:name w:val="Bibliography"/>
    <w:basedOn w:val="Normal"/>
    <w:next w:val="Normal"/>
    <w:uiPriority w:val="37"/>
    <w:unhideWhenUsed/>
    <w:rsid w:val="00B26D0D"/>
    <w:pPr>
      <w:suppressAutoHyphens w:val="0"/>
      <w:overflowPunct/>
      <w:autoSpaceDE/>
      <w:autoSpaceDN/>
      <w:adjustRightInd/>
      <w:spacing w:after="160" w:line="259" w:lineRule="auto"/>
      <w:jc w:val="left"/>
      <w:textAlignment w:val="auto"/>
    </w:pPr>
    <w:rPr>
      <w:rFonts w:asciiTheme="minorHAnsi" w:eastAsiaTheme="minorHAnsi" w:hAnsiTheme="minorHAnsi" w:cstheme="minorBidi"/>
      <w:kern w:val="2"/>
      <w:sz w:val="22"/>
      <w:szCs w:val="22"/>
      <w14:ligatures w14:val="standardContextual"/>
    </w:rPr>
  </w:style>
  <w:style w:type="character" w:customStyle="1" w:styleId="normaltextrun">
    <w:name w:val="normaltextrun"/>
    <w:basedOn w:val="DefaultParagraphFont"/>
    <w:rsid w:val="00F666A7"/>
  </w:style>
  <w:style w:type="character" w:customStyle="1" w:styleId="eop">
    <w:name w:val="eop"/>
    <w:basedOn w:val="DefaultParagraphFont"/>
    <w:rsid w:val="00F666A7"/>
  </w:style>
  <w:style w:type="paragraph" w:styleId="TableofFigures">
    <w:name w:val="table of figures"/>
    <w:basedOn w:val="Normal"/>
    <w:next w:val="Normal"/>
    <w:uiPriority w:val="99"/>
    <w:rsid w:val="00EC7128"/>
  </w:style>
  <w:style w:type="character" w:styleId="Hyperlink">
    <w:name w:val="Hyperlink"/>
    <w:basedOn w:val="DefaultParagraphFont"/>
    <w:uiPriority w:val="99"/>
    <w:unhideWhenUsed/>
    <w:rsid w:val="00EC7128"/>
    <w:rPr>
      <w:color w:val="0563C1" w:themeColor="hyperlink"/>
      <w:u w:val="single"/>
    </w:rPr>
  </w:style>
  <w:style w:type="paragraph" w:styleId="Revision">
    <w:name w:val="Revision"/>
    <w:hidden/>
    <w:uiPriority w:val="99"/>
    <w:semiHidden/>
    <w:rsid w:val="00463245"/>
    <w:rPr>
      <w:kern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610806">
      <w:bodyDiv w:val="1"/>
      <w:marLeft w:val="0"/>
      <w:marRight w:val="0"/>
      <w:marTop w:val="0"/>
      <w:marBottom w:val="0"/>
      <w:divBdr>
        <w:top w:val="none" w:sz="0" w:space="0" w:color="auto"/>
        <w:left w:val="none" w:sz="0" w:space="0" w:color="auto"/>
        <w:bottom w:val="none" w:sz="0" w:space="0" w:color="auto"/>
        <w:right w:val="none" w:sz="0" w:space="0" w:color="auto"/>
      </w:divBdr>
    </w:div>
    <w:div w:id="225605872">
      <w:bodyDiv w:val="1"/>
      <w:marLeft w:val="0"/>
      <w:marRight w:val="0"/>
      <w:marTop w:val="0"/>
      <w:marBottom w:val="0"/>
      <w:divBdr>
        <w:top w:val="none" w:sz="0" w:space="0" w:color="auto"/>
        <w:left w:val="none" w:sz="0" w:space="0" w:color="auto"/>
        <w:bottom w:val="none" w:sz="0" w:space="0" w:color="auto"/>
        <w:right w:val="none" w:sz="0" w:space="0" w:color="auto"/>
      </w:divBdr>
    </w:div>
    <w:div w:id="341780398">
      <w:bodyDiv w:val="1"/>
      <w:marLeft w:val="0"/>
      <w:marRight w:val="0"/>
      <w:marTop w:val="0"/>
      <w:marBottom w:val="0"/>
      <w:divBdr>
        <w:top w:val="none" w:sz="0" w:space="0" w:color="auto"/>
        <w:left w:val="none" w:sz="0" w:space="0" w:color="auto"/>
        <w:bottom w:val="none" w:sz="0" w:space="0" w:color="auto"/>
        <w:right w:val="none" w:sz="0" w:space="0" w:color="auto"/>
      </w:divBdr>
    </w:div>
    <w:div w:id="383678274">
      <w:bodyDiv w:val="1"/>
      <w:marLeft w:val="0"/>
      <w:marRight w:val="0"/>
      <w:marTop w:val="0"/>
      <w:marBottom w:val="0"/>
      <w:divBdr>
        <w:top w:val="none" w:sz="0" w:space="0" w:color="auto"/>
        <w:left w:val="none" w:sz="0" w:space="0" w:color="auto"/>
        <w:bottom w:val="none" w:sz="0" w:space="0" w:color="auto"/>
        <w:right w:val="none" w:sz="0" w:space="0" w:color="auto"/>
      </w:divBdr>
    </w:div>
    <w:div w:id="527450837">
      <w:bodyDiv w:val="1"/>
      <w:marLeft w:val="0"/>
      <w:marRight w:val="0"/>
      <w:marTop w:val="0"/>
      <w:marBottom w:val="0"/>
      <w:divBdr>
        <w:top w:val="none" w:sz="0" w:space="0" w:color="auto"/>
        <w:left w:val="none" w:sz="0" w:space="0" w:color="auto"/>
        <w:bottom w:val="none" w:sz="0" w:space="0" w:color="auto"/>
        <w:right w:val="none" w:sz="0" w:space="0" w:color="auto"/>
      </w:divBdr>
    </w:div>
    <w:div w:id="584462326">
      <w:bodyDiv w:val="1"/>
      <w:marLeft w:val="0"/>
      <w:marRight w:val="0"/>
      <w:marTop w:val="0"/>
      <w:marBottom w:val="0"/>
      <w:divBdr>
        <w:top w:val="none" w:sz="0" w:space="0" w:color="auto"/>
        <w:left w:val="none" w:sz="0" w:space="0" w:color="auto"/>
        <w:bottom w:val="none" w:sz="0" w:space="0" w:color="auto"/>
        <w:right w:val="none" w:sz="0" w:space="0" w:color="auto"/>
      </w:divBdr>
    </w:div>
    <w:div w:id="781536138">
      <w:bodyDiv w:val="1"/>
      <w:marLeft w:val="0"/>
      <w:marRight w:val="0"/>
      <w:marTop w:val="0"/>
      <w:marBottom w:val="0"/>
      <w:divBdr>
        <w:top w:val="none" w:sz="0" w:space="0" w:color="auto"/>
        <w:left w:val="none" w:sz="0" w:space="0" w:color="auto"/>
        <w:bottom w:val="none" w:sz="0" w:space="0" w:color="auto"/>
        <w:right w:val="none" w:sz="0" w:space="0" w:color="auto"/>
      </w:divBdr>
    </w:div>
    <w:div w:id="1105150936">
      <w:bodyDiv w:val="1"/>
      <w:marLeft w:val="0"/>
      <w:marRight w:val="0"/>
      <w:marTop w:val="0"/>
      <w:marBottom w:val="0"/>
      <w:divBdr>
        <w:top w:val="none" w:sz="0" w:space="0" w:color="auto"/>
        <w:left w:val="none" w:sz="0" w:space="0" w:color="auto"/>
        <w:bottom w:val="none" w:sz="0" w:space="0" w:color="auto"/>
        <w:right w:val="none" w:sz="0" w:space="0" w:color="auto"/>
      </w:divBdr>
    </w:div>
    <w:div w:id="1529292937">
      <w:bodyDiv w:val="1"/>
      <w:marLeft w:val="0"/>
      <w:marRight w:val="0"/>
      <w:marTop w:val="0"/>
      <w:marBottom w:val="0"/>
      <w:divBdr>
        <w:top w:val="none" w:sz="0" w:space="0" w:color="auto"/>
        <w:left w:val="none" w:sz="0" w:space="0" w:color="auto"/>
        <w:bottom w:val="none" w:sz="0" w:space="0" w:color="auto"/>
        <w:right w:val="none" w:sz="0" w:space="0" w:color="auto"/>
      </w:divBdr>
    </w:div>
    <w:div w:id="1634482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jpe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chart" Target="charts/chart1.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jpeg"/><Relationship Id="rId22"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msoffice\Templates\ASME.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Column1</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1-A00F-F445-A3B0-E751680F2B62}"/>
              </c:ext>
            </c:extLst>
          </c:dPt>
          <c:cat>
            <c:numRef>
              <c:f>Sheet1!$A$2</c:f>
              <c:numCache>
                <c:formatCode>0%</c:formatCode>
                <c:ptCount val="1"/>
                <c:pt idx="0">
                  <c:v>1</c:v>
                </c:pt>
              </c:numCache>
            </c:numRef>
          </c:cat>
          <c:val>
            <c:numRef>
              <c:f>Sheet1!$B$2</c:f>
              <c:numCache>
                <c:formatCode>General</c:formatCode>
                <c:ptCount val="1"/>
                <c:pt idx="0">
                  <c:v>100</c:v>
                </c:pt>
              </c:numCache>
            </c:numRef>
          </c:val>
          <c:extLst>
            <c:ext xmlns:c16="http://schemas.microsoft.com/office/drawing/2014/chart" uri="{C3380CC4-5D6E-409C-BE32-E72D297353CC}">
              <c16:uniqueId val="{00000002-A00F-F445-A3B0-E751680F2B62}"/>
            </c:ext>
          </c:extLst>
        </c:ser>
        <c:dLbls>
          <c:showLegendKey val="0"/>
          <c:showVal val="0"/>
          <c:showCatName val="0"/>
          <c:showSerName val="0"/>
          <c:showPercent val="0"/>
          <c:showBubbleSize val="0"/>
          <c:showLeaderLines val="1"/>
        </c:dLbls>
        <c:firstSliceAng val="0"/>
      </c:pieChart>
      <c:spPr>
        <a:noFill/>
        <a:ln>
          <a:noFill/>
        </a:ln>
        <a:effectLst/>
      </c:spPr>
    </c:plotArea>
    <c:legend>
      <c:legendPos val="r"/>
      <c:layout>
        <c:manualLayout>
          <c:xMode val="edge"/>
          <c:yMode val="edge"/>
          <c:x val="0.68832780586309172"/>
          <c:y val="0.37391318069209284"/>
          <c:w val="0.16029196261420128"/>
          <c:h val="0.2254524797626749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solidFill>
            <a:schemeClr val="tx2"/>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Bun</b:Tag>
    <b:SourceType>ConferenceProceedings</b:SourceType>
    <b:Guid>{D13C654F-ABBD-464A-BDFE-E0BCDB51C9A6}</b:Guid>
    <b:Author>
      <b:Author>
        <b:NameList>
          <b:Person>
            <b:Last>Bunt</b:Last>
            <b:Middle>Kiau</b:Middle>
            <b:First>Brandon</b:First>
          </b:Person>
          <b:Person>
            <b:Last>Wright</b:Last>
            <b:First>Kamau</b:First>
          </b:Person>
          <b:Person>
            <b:Last>Davis</b:Last>
            <b:First>Benjamin</b:First>
          </b:Person>
        </b:NameList>
      </b:Author>
    </b:Author>
    <b:Title>Developing a Low-cost Instrumented Heat Transfer Apparatus for Measuring Thermal Conductivity Using Steady-State Methods</b:Title>
    <b:City>New Orleans</b:City>
    <b:Publisher>ASME</b:Publisher>
    <b:Year>2023</b:Year>
    <b:ConferenceName>IMECE</b:ConferenceName>
    <b:RefOrder>1</b:RefOrder>
  </b:Source>
  <b:Source>
    <b:Tag>Sau18</b:Tag>
    <b:SourceType>JournalArticle</b:SourceType>
    <b:Guid>{91F534C0-4E30-FD4B-9F23-B969469BDCE7}</b:Guid>
    <b:Author>
      <b:Author>
        <b:NameList>
          <b:Person>
            <b:Last>Saurabh</b:Last>
            <b:First>S</b:First>
          </b:Person>
          <b:Person>
            <b:Last>Tiwari</b:Last>
            <b:First>T</b:First>
          </b:Person>
          <b:Person>
            <b:Last>Nag</b:Last>
            <b:First>A</b:First>
          </b:Person>
          <b:Person>
            <b:Last>Dixit</b:Last>
            <b:First>A</b:First>
          </b:Person>
          <b:Person>
            <b:Last>Mandal</b:Last>
            <b:First>N</b:First>
          </b:Person>
          <b:Person>
            <b:Last>Das</b:Last>
            <b:First>A</b:First>
          </b:Person>
          <b:Person>
            <b:Last>Mandal</b:Last>
            <b:First>A</b:First>
          </b:Person>
          <b:Person>
            <b:Last>Srivastava</b:Last>
            <b:Middle>K</b:Middle>
            <b:First>A</b:First>
          </b:Person>
        </b:NameList>
      </b:Author>
    </b:Author>
    <b:Title>Processing of Alumina Ceramics by Abrasive Waterjet- an Experimental Study</b:Title>
    <b:Publisher>Materials Today: Proceedings</b:Publisher>
    <b:Year>2018</b:Year>
    <b:Volume>5(9, Part 3)</b:Volume>
    <b:Pages>pp. 18061–18069</b:Pages>
    <b:RefOrder>5</b:RefOrder>
  </b:Source>
  <b:Source>
    <b:Tag>Ber172</b:Tag>
    <b:SourceType>Book</b:SourceType>
    <b:Guid>{E8F124F2-38A7-7243-BC3C-6AF36F8FAE3B}</b:Guid>
    <b:Title>Fundamentals of Heat and Mass Transfer</b:Title>
    <b:Year>2017</b:Year>
    <b:Author>
      <b:Author>
        <b:NameList>
          <b:Person>
            <b:Last>Bergman</b:Last>
            <b:First>T</b:First>
            <b:Middle>L</b:Middle>
          </b:Person>
          <b:Person>
            <b:Last>Lavine</b:Last>
            <b:First>A</b:First>
            <b:Middle>S</b:Middle>
          </b:Person>
          <b:Person>
            <b:Last>Incropera</b:Last>
            <b:First>F</b:First>
            <b:Middle>P</b:Middle>
          </b:Person>
          <b:Person>
            <b:Last>DeWitt</b:Last>
            <b:First>D</b:First>
            <b:Middle>P</b:Middle>
          </b:Person>
        </b:NameList>
      </b:Author>
    </b:Author>
    <b:Publisher>Wiley</b:Publisher>
    <b:RefOrder>6</b:RefOrder>
  </b:Source>
  <b:Source>
    <b:Tag>Cop24</b:Tag>
    <b:SourceType>InternetSite</b:SourceType>
    <b:Guid>{2F896129-0743-7341-8E24-DAEFB59E62DD}</b:Guid>
    <b:Title>UNS Standard Designations for Wrought and Cast Copper and Copper Alloys: Introduction</b:Title>
    <b:URL>https://copper.org/resources/standards/uns-standard-designations.php</b:URL>
    <b:Year>2024</b:Year>
    <b:Author>
      <b:Author>
        <b:Corporate>Copper Development Association Inc.</b:Corporate>
      </b:Author>
    </b:Author>
    <b:RefOrder>2</b:RefOrder>
  </b:Source>
  <b:Source>
    <b:Tag>SAE</b:Tag>
    <b:SourceType>InternetSite</b:SourceType>
    <b:Guid>{89A04764-922B-9342-A577-271E2F6BDE08}</b:Guid>
    <b:Author>
      <b:Author>
        <b:Corporate>SAE</b:Corporate>
      </b:Author>
    </b:Author>
    <b:RefOrder>3</b:RefOrder>
  </b:Source>
  <b:Source>
    <b:Tag>NIS</b:Tag>
    <b:SourceType>InternetSite</b:SourceType>
    <b:Guid>{6B6D9BF5-F7B1-7343-99D7-5585340F8B04}</b:Guid>
    <b:Author>
      <b:Author>
        <b:Corporate>NIST</b:Corporate>
      </b:Author>
    </b:Author>
    <b:RefOrder>4</b:RefOrder>
  </b:Source>
</b:Sources>
</file>

<file path=customXml/itemProps1.xml><?xml version="1.0" encoding="utf-8"?>
<ds:datastoreItem xmlns:ds="http://schemas.openxmlformats.org/officeDocument/2006/customXml" ds:itemID="{3EFEED30-847A-9642-B759-6A8814F9C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C:\msoffice\Templates\ASME.dot</Template>
  <TotalTime>1</TotalTime>
  <Pages>6</Pages>
  <Words>3815</Words>
  <Characters>21751</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Proceedings of</vt:lpstr>
    </vt:vector>
  </TitlesOfParts>
  <Company> </Company>
  <LinksUpToDate>false</LinksUpToDate>
  <CharactersWithSpaces>25515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of</dc:title>
  <dc:subject/>
  <dc:creator>Howard Kaikow</dc:creator>
  <cp:keywords/>
  <dc:description/>
  <cp:lastModifiedBy>Brandon Bunt</cp:lastModifiedBy>
  <cp:revision>2</cp:revision>
  <cp:lastPrinted>2018-05-25T14:15:00Z</cp:lastPrinted>
  <dcterms:created xsi:type="dcterms:W3CDTF">2024-01-12T06:25:00Z</dcterms:created>
  <dcterms:modified xsi:type="dcterms:W3CDTF">2024-01-12T06:25:00Z</dcterms:modified>
</cp:coreProperties>
</file>